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2DDD9" w14:textId="5B827E41" w:rsidR="00E519DB" w:rsidRDefault="00000000">
      <w:pPr>
        <w:pStyle w:val="papertitle"/>
        <w:spacing w:beforeAutospacing="1" w:afterAutospacing="1"/>
      </w:pPr>
      <w:r>
        <w:t xml:space="preserve">Option B: Weather Client - </w:t>
      </w:r>
      <w:r w:rsidR="00F43975">
        <w:t>Final</w:t>
      </w:r>
      <w:r>
        <w:t xml:space="preserve"> Report</w:t>
      </w:r>
    </w:p>
    <w:p w14:paraId="14ED549A" w14:textId="77777777" w:rsidR="00A3567C" w:rsidRDefault="00A3567C" w:rsidP="00A3567C">
      <w:pPr>
        <w:pStyle w:val="Author"/>
        <w:spacing w:before="100" w:beforeAutospacing="1" w:after="100" w:afterAutospacing="1"/>
        <w:rPr>
          <w:sz w:val="16"/>
          <w:szCs w:val="16"/>
        </w:rPr>
      </w:pPr>
    </w:p>
    <w:p w14:paraId="6FD3486C" w14:textId="77777777" w:rsidR="00A3567C" w:rsidRPr="00CA4392" w:rsidRDefault="00A3567C" w:rsidP="00A3567C">
      <w:pPr>
        <w:pStyle w:val="Author"/>
        <w:spacing w:before="100" w:beforeAutospacing="1" w:after="100" w:afterAutospacing="1" w:line="120" w:lineRule="auto"/>
        <w:rPr>
          <w:sz w:val="16"/>
          <w:szCs w:val="16"/>
        </w:rPr>
        <w:sectPr w:rsidR="00A3567C" w:rsidRPr="00CA4392" w:rsidSect="00A3567C">
          <w:footerReference w:type="first" r:id="rId8"/>
          <w:pgSz w:w="12240" w:h="15840" w:code="1"/>
          <w:pgMar w:top="1080" w:right="893" w:bottom="1440" w:left="893" w:header="720" w:footer="720" w:gutter="0"/>
          <w:cols w:space="720"/>
          <w:titlePg/>
          <w:docGrid w:linePitch="360"/>
        </w:sectPr>
      </w:pPr>
    </w:p>
    <w:p w14:paraId="178E4515" w14:textId="3DA6A199" w:rsidR="00A3567C" w:rsidRPr="006347CF" w:rsidRDefault="00A3567C" w:rsidP="00A3567C">
      <w:pPr>
        <w:pStyle w:val="Author"/>
        <w:spacing w:before="100" w:beforeAutospacing="1"/>
        <w:rPr>
          <w:sz w:val="18"/>
          <w:szCs w:val="18"/>
        </w:rPr>
        <w:sectPr w:rsidR="00A3567C" w:rsidRPr="006347CF" w:rsidSect="00A3567C">
          <w:type w:val="continuous"/>
          <w:pgSz w:w="12240" w:h="15840" w:code="1"/>
          <w:pgMar w:top="1080" w:right="893" w:bottom="1440" w:left="893" w:header="720" w:footer="720" w:gutter="0"/>
          <w:cols w:num="4" w:space="216"/>
          <w:docGrid w:linePitch="360"/>
        </w:sectPr>
      </w:pPr>
      <w:r>
        <w:rPr>
          <w:sz w:val="18"/>
          <w:szCs w:val="18"/>
        </w:rPr>
        <w:t>John Maksuta</w:t>
      </w:r>
      <w:r w:rsidRPr="00F847A6">
        <w:rPr>
          <w:sz w:val="18"/>
          <w:szCs w:val="18"/>
        </w:rPr>
        <w:t xml:space="preserve"> </w:t>
      </w:r>
      <w:r w:rsidRPr="00F847A6">
        <w:rPr>
          <w:sz w:val="18"/>
          <w:szCs w:val="18"/>
        </w:rPr>
        <w:br/>
      </w:r>
      <w:r>
        <w:rPr>
          <w:sz w:val="18"/>
          <w:szCs w:val="18"/>
        </w:rPr>
        <w:t>Compute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jmaksuta@colostate.edu</w:t>
      </w:r>
      <w:r>
        <w:rPr>
          <w:sz w:val="18"/>
          <w:szCs w:val="18"/>
        </w:rPr>
        <w:br/>
      </w:r>
      <w:r>
        <w:rPr>
          <w:sz w:val="18"/>
          <w:szCs w:val="18"/>
        </w:rPr>
        <w:br/>
      </w:r>
      <w:r>
        <w:rPr>
          <w:sz w:val="18"/>
          <w:szCs w:val="18"/>
        </w:rPr>
        <w:br/>
      </w:r>
      <w:r>
        <w:rPr>
          <w:sz w:val="18"/>
          <w:szCs w:val="18"/>
        </w:rPr>
        <w:t>Ali Fayed</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alifayed@colostate.edu</w:t>
      </w:r>
      <w:r>
        <w:rPr>
          <w:sz w:val="18"/>
          <w:szCs w:val="18"/>
        </w:rPr>
        <w:br/>
      </w:r>
      <w:r>
        <w:rPr>
          <w:sz w:val="18"/>
          <w:szCs w:val="18"/>
        </w:rPr>
        <w:br/>
      </w:r>
      <w:r>
        <w:rPr>
          <w:sz w:val="18"/>
          <w:szCs w:val="18"/>
        </w:rPr>
        <w:br/>
      </w:r>
      <w:r>
        <w:rPr>
          <w:sz w:val="18"/>
          <w:szCs w:val="18"/>
        </w:rPr>
        <w:t>Matthew Boin</w:t>
      </w:r>
      <w:r w:rsidRPr="00F847A6">
        <w:rPr>
          <w:sz w:val="18"/>
          <w:szCs w:val="18"/>
        </w:rPr>
        <w:br/>
      </w:r>
      <w:r>
        <w:rPr>
          <w:sz w:val="18"/>
          <w:szCs w:val="18"/>
        </w:rPr>
        <w:t>Computer Science Department CS370-801</w:t>
      </w:r>
      <w:r w:rsidRPr="00F847A6">
        <w:rPr>
          <w:sz w:val="18"/>
          <w:szCs w:val="18"/>
        </w:rPr>
        <w:br/>
      </w:r>
      <w:r>
        <w:rPr>
          <w:sz w:val="18"/>
          <w:szCs w:val="18"/>
        </w:rPr>
        <w:t>Colorado State University</w:t>
      </w:r>
      <w:r w:rsidRPr="00F847A6">
        <w:rPr>
          <w:i/>
          <w:sz w:val="18"/>
          <w:szCs w:val="18"/>
        </w:rPr>
        <w:br/>
      </w:r>
      <w:r>
        <w:rPr>
          <w:sz w:val="18"/>
          <w:szCs w:val="18"/>
        </w:rPr>
        <w:t>Fort Collins, CO</w:t>
      </w:r>
      <w:r w:rsidRPr="00F847A6">
        <w:rPr>
          <w:sz w:val="18"/>
          <w:szCs w:val="18"/>
        </w:rPr>
        <w:br/>
      </w:r>
      <w:r>
        <w:rPr>
          <w:sz w:val="18"/>
          <w:szCs w:val="18"/>
        </w:rPr>
        <w:t>mboin@colostate.edu</w:t>
      </w:r>
      <w:r>
        <w:rPr>
          <w:sz w:val="18"/>
          <w:szCs w:val="18"/>
        </w:rPr>
        <w:br/>
      </w:r>
      <w:r>
        <w:rPr>
          <w:sz w:val="18"/>
          <w:szCs w:val="18"/>
        </w:rPr>
        <w:br/>
      </w:r>
      <w:r>
        <w:rPr>
          <w:sz w:val="18"/>
          <w:szCs w:val="18"/>
        </w:rPr>
        <w:br/>
      </w:r>
      <w:r w:rsidRPr="00F847A6">
        <w:rPr>
          <w:sz w:val="18"/>
          <w:szCs w:val="18"/>
        </w:rPr>
        <w:br/>
      </w:r>
      <w:r w:rsidRPr="00F847A6">
        <w:rPr>
          <w:sz w:val="18"/>
          <w:szCs w:val="18"/>
        </w:rPr>
        <w:br/>
      </w:r>
      <w:r w:rsidRPr="00F847A6">
        <w:rPr>
          <w:i/>
          <w:sz w:val="18"/>
          <w:szCs w:val="18"/>
        </w:rPr>
        <w:br/>
      </w:r>
      <w:r w:rsidRPr="00F847A6">
        <w:rPr>
          <w:sz w:val="18"/>
          <w:szCs w:val="18"/>
        </w:rPr>
        <w:br/>
      </w:r>
      <w:r>
        <w:rPr>
          <w:sz w:val="18"/>
          <w:szCs w:val="18"/>
        </w:rPr>
        <w:tab/>
      </w:r>
      <w:r>
        <w:rPr>
          <w:sz w:val="18"/>
          <w:szCs w:val="18"/>
        </w:rPr>
        <w:tab/>
      </w:r>
      <w:r>
        <w:rPr>
          <w:sz w:val="18"/>
          <w:szCs w:val="18"/>
        </w:rPr>
        <w:tab/>
      </w:r>
    </w:p>
    <w:p w14:paraId="47FCF532" w14:textId="77777777" w:rsidR="00A3567C" w:rsidRPr="005B520E" w:rsidRDefault="00A3567C" w:rsidP="00A3567C"/>
    <w:p w14:paraId="4E574C57" w14:textId="77777777" w:rsidR="00A3567C" w:rsidRPr="005B520E" w:rsidRDefault="00A3567C" w:rsidP="0062794E">
      <w:pPr>
        <w:jc w:val="both"/>
        <w:sectPr w:rsidR="00A3567C" w:rsidRPr="005B520E" w:rsidSect="00A3567C">
          <w:type w:val="continuous"/>
          <w:pgSz w:w="12240" w:h="15840" w:code="1"/>
          <w:pgMar w:top="1080" w:right="893" w:bottom="1440" w:left="893" w:header="720" w:footer="720" w:gutter="0"/>
          <w:cols w:space="720"/>
          <w:docGrid w:linePitch="360"/>
        </w:sectPr>
      </w:pPr>
    </w:p>
    <w:p w14:paraId="187885DE" w14:textId="77777777" w:rsidR="00A3567C" w:rsidRDefault="00A3567C" w:rsidP="0062794E">
      <w:pPr>
        <w:pStyle w:val="Author"/>
        <w:spacing w:before="100" w:beforeAutospacing="1"/>
        <w:contextualSpacing/>
        <w:jc w:val="both"/>
        <w:rPr>
          <w:sz w:val="18"/>
          <w:szCs w:val="18"/>
        </w:rPr>
      </w:pPr>
    </w:p>
    <w:p w14:paraId="62B4459A" w14:textId="77777777" w:rsidR="00A3567C" w:rsidRPr="00F847A6" w:rsidRDefault="00A3567C" w:rsidP="00A3567C">
      <w:pPr>
        <w:pStyle w:val="Author"/>
        <w:spacing w:before="100" w:beforeAutospacing="1"/>
        <w:rPr>
          <w:sz w:val="16"/>
          <w:szCs w:val="16"/>
        </w:rPr>
        <w:sectPr w:rsidR="00A3567C" w:rsidRPr="00F847A6" w:rsidSect="00A3567C">
          <w:type w:val="continuous"/>
          <w:pgSz w:w="12240" w:h="15840" w:code="1"/>
          <w:pgMar w:top="1080" w:right="893" w:bottom="1440" w:left="893" w:header="720" w:footer="720" w:gutter="0"/>
          <w:cols w:num="4" w:space="216"/>
          <w:docGrid w:linePitch="360"/>
        </w:sectPr>
      </w:pPr>
    </w:p>
    <w:p w14:paraId="38DF0860" w14:textId="77777777" w:rsidR="00A3567C" w:rsidRDefault="00A3567C" w:rsidP="00A3567C">
      <w:pPr>
        <w:pStyle w:val="Author"/>
        <w:spacing w:before="100" w:beforeAutospacing="1"/>
        <w:jc w:val="both"/>
        <w:rPr>
          <w:sz w:val="16"/>
          <w:szCs w:val="16"/>
        </w:rPr>
      </w:pPr>
    </w:p>
    <w:p w14:paraId="5C770AC2" w14:textId="77777777" w:rsidR="00E519DB" w:rsidRDefault="00E519DB">
      <w:pPr>
        <w:sectPr w:rsidR="00E519DB">
          <w:footerReference w:type="even" r:id="rId9"/>
          <w:footerReference w:type="default" r:id="rId10"/>
          <w:footerReference w:type="first" r:id="rId11"/>
          <w:type w:val="continuous"/>
          <w:pgSz w:w="12240" w:h="15840"/>
          <w:pgMar w:top="1080" w:right="893" w:bottom="1440" w:left="893" w:header="0" w:footer="720" w:gutter="0"/>
          <w:cols w:num="4" w:space="216"/>
          <w:formProt w:val="0"/>
          <w:titlePg/>
          <w:docGrid w:linePitch="360" w:charSpace="8192"/>
        </w:sectPr>
      </w:pPr>
    </w:p>
    <w:p w14:paraId="5DE4AA56" w14:textId="3A2FD1BB" w:rsidR="00E519DB" w:rsidRPr="00C03D4F" w:rsidRDefault="00000000" w:rsidP="002A57FF">
      <w:pPr>
        <w:pStyle w:val="Abstract"/>
      </w:pPr>
      <w:r>
        <w:rPr>
          <w:i/>
          <w:iCs/>
        </w:rPr>
        <w:t>Abstract</w:t>
      </w:r>
      <w:r>
        <w:t xml:space="preserve">—This is the </w:t>
      </w:r>
      <w:del w:id="0" w:author="John Maksuta" w:date="2024-11-20T03:46:00Z" w16du:dateUtc="2024-11-20T08:46:00Z">
        <w:r w:rsidDel="002A57FF">
          <w:delText>first progress</w:delText>
        </w:r>
      </w:del>
      <w:ins w:id="1" w:author="John Maksuta" w:date="2024-11-20T03:46:00Z" w16du:dateUtc="2024-11-20T08:46:00Z">
        <w:r w:rsidR="002A57FF">
          <w:t>final</w:t>
        </w:r>
      </w:ins>
      <w:r>
        <w:t xml:space="preserve"> report for the Term Project for CS370-801 for our group 8B. The project objectives and justifications are introduced</w:t>
      </w:r>
      <w:ins w:id="2" w:author="John Maksuta" w:date="2024-11-20T03:48:00Z" w16du:dateUtc="2024-11-20T08:48:00Z">
        <w:r w:rsidR="002A57FF">
          <w:t>. The sections are Introduction,</w:t>
        </w:r>
      </w:ins>
      <w:del w:id="3" w:author="John Maksuta" w:date="2024-11-20T03:48:00Z" w16du:dateUtc="2024-11-20T08:48:00Z">
        <w:r w:rsidDel="002A57FF">
          <w:delText>.</w:delText>
        </w:r>
      </w:del>
      <w:r>
        <w:t xml:space="preserve"> </w:t>
      </w:r>
      <w:del w:id="4" w:author="John Maksuta" w:date="2024-11-20T03:47:00Z" w16du:dateUtc="2024-11-20T08:47:00Z">
        <w:r w:rsidDel="002A57FF">
          <w:delText>Description of the Hardware</w:delText>
        </w:r>
      </w:del>
      <w:ins w:id="5" w:author="John Maksuta" w:date="2024-11-20T03:47:00Z" w16du:dateUtc="2024-11-20T08:47:00Z">
        <w:r w:rsidR="002A57FF">
          <w:t>Problem Characterization</w:t>
        </w:r>
      </w:ins>
      <w:r>
        <w:t xml:space="preserve">, </w:t>
      </w:r>
      <w:del w:id="6" w:author="John Maksuta" w:date="2024-11-20T03:47:00Z" w16du:dateUtc="2024-11-20T08:47:00Z">
        <w:r w:rsidDel="002A57FF">
          <w:delText xml:space="preserve">Software Environment, Project Design, and </w:delText>
        </w:r>
        <w:r w:rsidR="00C03D4F" w:rsidDel="002A57FF">
          <w:delText>D</w:delText>
        </w:r>
        <w:r w:rsidDel="002A57FF">
          <w:delText>evelopment</w:delText>
        </w:r>
      </w:del>
      <w:ins w:id="7" w:author="John Maksuta" w:date="2024-11-20T03:47:00Z" w16du:dateUtc="2024-11-20T08:47:00Z">
        <w:r w:rsidR="002A57FF">
          <w:t>Proposed Solution and Implementa</w:t>
        </w:r>
      </w:ins>
      <w:ins w:id="8" w:author="John Maksuta" w:date="2024-11-20T03:48:00Z" w16du:dateUtc="2024-11-20T08:48:00Z">
        <w:r w:rsidR="002A57FF">
          <w:t>tion Strategy, and Conclusion</w:t>
        </w:r>
      </w:ins>
      <w:r>
        <w:t>.</w:t>
      </w:r>
      <w:r w:rsidR="00C03D4F">
        <w:t xml:space="preserve"> We discuss what hardware we are using, obtaining the hardware and other materials with costs associated, and describe the project</w:t>
      </w:r>
      <w:r w:rsidR="00DA220A">
        <w:t>'</w:t>
      </w:r>
      <w:r w:rsidR="00C03D4F">
        <w:t xml:space="preserve">s intended design. </w:t>
      </w:r>
      <w:ins w:id="9" w:author="John Maksuta" w:date="2024-11-20T03:49:00Z" w16du:dateUtc="2024-11-20T08:49:00Z">
        <w:r w:rsidR="002A57FF">
          <w:t>We then discuss Problem Characterization, where the intent for the project and it’s requirements are elaborated.</w:t>
        </w:r>
      </w:ins>
      <w:ins w:id="10" w:author="John Maksuta" w:date="2024-11-20T03:50:00Z" w16du:dateUtc="2024-11-20T08:50:00Z">
        <w:r w:rsidR="002A57FF">
          <w:t xml:space="preserve"> We move to the Proposed</w:t>
        </w:r>
      </w:ins>
      <w:ins w:id="11" w:author="John Maksuta" w:date="2024-11-20T03:49:00Z" w16du:dateUtc="2024-11-20T08:49:00Z">
        <w:r w:rsidR="002A57FF">
          <w:t xml:space="preserve"> </w:t>
        </w:r>
      </w:ins>
      <w:ins w:id="12" w:author="John Maksuta" w:date="2024-11-20T03:50:00Z" w16du:dateUtc="2024-11-20T08:50:00Z">
        <w:r w:rsidR="002A57FF">
          <w:t xml:space="preserve">Solution and Implementation Strategy where we discuss the methodology including software environment and </w:t>
        </w:r>
      </w:ins>
      <w:ins w:id="13" w:author="John Maksuta" w:date="2024-11-20T03:51:00Z" w16du:dateUtc="2024-11-20T08:51:00Z">
        <w:r w:rsidR="002A57FF">
          <w:t>project design, followed by the libraries used and original work. We describe the project code, sources and reference code used in the project.</w:t>
        </w:r>
      </w:ins>
      <w:ins w:id="14" w:author="John Maksuta" w:date="2024-11-20T03:52:00Z" w16du:dateUtc="2024-11-20T08:52:00Z">
        <w:r w:rsidR="002A57FF">
          <w:t xml:space="preserve"> We then close off with the conclusion.</w:t>
        </w:r>
      </w:ins>
      <w:del w:id="15" w:author="John Maksuta" w:date="2024-11-20T03:52:00Z" w16du:dateUtc="2024-11-20T08:52:00Z">
        <w:r w:rsidR="00C03D4F" w:rsidDel="002A57FF">
          <w:delText>We then briefly describe our software development environment. The project design is elaborated, with the primary and secondary implementations for accessing the device and data, directly and indirectly. Then the development section is introduced where we describe our current progress and efforts. This is the current state of the project at the time of this report.</w:delText>
        </w:r>
        <w:r w:rsidR="0053121C" w:rsidDel="002A57FF">
          <w:delText xml:space="preserve"> We then discuss the two quantitative attribute</w:delText>
        </w:r>
        <w:r w:rsidR="00DA220A" w:rsidDel="002A57FF">
          <w:delText>s</w:delText>
        </w:r>
        <w:r w:rsidR="0053121C" w:rsidDel="002A57FF">
          <w:delText xml:space="preserve"> of the project that we intend to analyze, power consumption, estimates, and measurements, and the second attribute cost and marketability analysis.</w:delText>
        </w:r>
      </w:del>
      <w:r w:rsidR="00240174">
        <w:t xml:space="preserve"> Figures and Tables contain images and artifacts described in the document. We close with acknowledgment to Adafruit and Ladyada</w:t>
      </w:r>
      <w:ins w:id="16" w:author="John Maksuta" w:date="2024-11-20T03:53:00Z" w16du:dateUtc="2024-11-20T08:53:00Z">
        <w:r w:rsidR="002A57FF">
          <w:t xml:space="preserve"> and the bibliography</w:t>
        </w:r>
      </w:ins>
      <w:r w:rsidR="00240174">
        <w:t>.</w:t>
      </w:r>
      <w:r w:rsidR="0053121C">
        <w:t xml:space="preserve"> </w:t>
      </w:r>
      <w:r>
        <w:rPr>
          <w:iCs/>
        </w:rPr>
        <w:t>(</w:t>
      </w:r>
      <w:r>
        <w:rPr>
          <w:b w:val="0"/>
          <w:i/>
          <w:iCs/>
        </w:rPr>
        <w:t>Abstract</w:t>
      </w:r>
      <w:r>
        <w:rPr>
          <w:iCs/>
        </w:rPr>
        <w:t xml:space="preserve">) </w:t>
      </w:r>
    </w:p>
    <w:p w14:paraId="28679ABB" w14:textId="2174A14D" w:rsidR="00E519DB" w:rsidRDefault="00000000" w:rsidP="00C03D4F">
      <w:pPr>
        <w:pStyle w:val="Keywords"/>
      </w:pPr>
      <w:r>
        <w:t>Keywords—</w:t>
      </w:r>
      <w:r w:rsidR="00C03D4F">
        <w:t>Raspberry Pi, single board computer, GPIO headers, sensor board, I2C communication, React, Spring-boot, Pi4J, Java, Python</w:t>
      </w:r>
      <w:r>
        <w:t xml:space="preserve"> (</w:t>
      </w:r>
      <w:r>
        <w:rPr>
          <w:b w:val="0"/>
        </w:rPr>
        <w:t>key words</w:t>
      </w:r>
      <w:r>
        <w:t>)</w:t>
      </w:r>
    </w:p>
    <w:p w14:paraId="29A7CA95" w14:textId="77777777" w:rsidR="00E519DB" w:rsidRDefault="00000000">
      <w:pPr>
        <w:pStyle w:val="Heading1"/>
      </w:pPr>
      <w:r>
        <w:t>Introduction</w:t>
      </w:r>
    </w:p>
    <w:p w14:paraId="25137705" w14:textId="77777777" w:rsidR="00E519DB" w:rsidRDefault="00000000">
      <w:pPr>
        <w:pStyle w:val="BodyText"/>
      </w:pPr>
      <w:r>
        <w:t xml:space="preserve">The project objective is to develop and evaluate a system built using a single-board computer. The hardware requirement specifications are a single board computer, a sensor device, and communicating with at least one other computer. The single-board computer must have both Wi-Fi and OS boot capability. </w:t>
      </w:r>
    </w:p>
    <w:p w14:paraId="76C9B9D4" w14:textId="77777777" w:rsidR="00E519DB" w:rsidRDefault="00000000">
      <w:pPr>
        <w:pStyle w:val="BodyText"/>
      </w:pPr>
      <w:r>
        <w:t>Our project will measure, monitor, and report environmental factors, such as temperature, air pressure, humidity, and air quality over the Internet to a client machine. This progress report describes the current status of the project and our intent to evaluate quantitative information about the project. At the end of the project, we will submit a final report and a demonstration of the application we have produced.</w:t>
      </w:r>
    </w:p>
    <w:p w14:paraId="33EAF101" w14:textId="28AC1309" w:rsidR="00E519DB" w:rsidRDefault="00000000">
      <w:pPr>
        <w:pStyle w:val="BodyText"/>
      </w:pPr>
      <w:r>
        <w:t>We have chosen the Raspberry Pi 3 Model B+ for our single board computer [</w:t>
      </w:r>
      <w:r w:rsidR="000D18E7">
        <w:t>1</w:t>
      </w:r>
      <w:r>
        <w:t xml:space="preserve">]. It is the final revision of the third-generation single-board computer with Broadcom BCM2837B0, Cortex-A53 (ARMv8) 64-bit SoC 1.4GHz processor, and 1GB LPDDR2 SDRAM. They are running the Raspberry Pi OS, </w:t>
      </w:r>
      <w:r>
        <w:t>formerly “Raspbian”, which is a “Debian-based operating system optimised for the Raspberry Pi hardware” [</w:t>
      </w:r>
      <w:r w:rsidR="00E6077A">
        <w:t>2</w:t>
      </w:r>
      <w:r>
        <w:t>].</w:t>
      </w:r>
    </w:p>
    <w:p w14:paraId="572C77EC" w14:textId="6A6FF8AF" w:rsidR="00E519DB" w:rsidRDefault="00000000">
      <w:pPr>
        <w:pStyle w:val="BodyText"/>
      </w:pPr>
      <w:r>
        <w:t>For our sensor, we have chosen Adafruit BME688 - Temperature, Humidity, Pressure, and Gas Sensor - STEMMA QT [</w:t>
      </w:r>
      <w:r w:rsidR="00AA3B8F">
        <w:t>3</w:t>
      </w:r>
      <w:r>
        <w:t>]. The sensor features the Bosch BME680 Low power gas, pressure, temperature &amp; humidity sensor [</w:t>
      </w:r>
      <w:r w:rsidR="00BC6665">
        <w:t>4</w:t>
      </w:r>
      <w:r>
        <w:t>]. Which is a precision device capable of measuring “humidity with ±3% accuracy, barometric pressure with ±1 ℎ</w:t>
      </w:r>
      <w:r>
        <w:rPr>
          <w:rFonts w:ascii="Cambria Math" w:hAnsi="Cambria Math" w:cs="Cambria Math"/>
        </w:rPr>
        <w:t>𝑃𝑃𝑃𝑃</w:t>
      </w:r>
      <w:r>
        <w:t xml:space="preserve"> absolute accuracy, and temperature with ±1.0°</w:t>
      </w:r>
      <w:r>
        <w:rPr>
          <w:rFonts w:ascii="Cambria Math" w:hAnsi="Cambria Math" w:cs="Cambria Math"/>
        </w:rPr>
        <w:t>𝐶𝐶</w:t>
      </w:r>
      <w:r>
        <w:t xml:space="preserve"> accuracy,” and can be used as “an altimeter with ±1 meter or better accuracy!” [</w:t>
      </w:r>
      <w:r w:rsidR="00DD63B7">
        <w:t>3</w:t>
      </w:r>
      <w:r>
        <w:t>].</w:t>
      </w:r>
    </w:p>
    <w:p w14:paraId="60017A4A" w14:textId="0CC68FE2" w:rsidR="00E519DB" w:rsidRDefault="00000000">
      <w:pPr>
        <w:pStyle w:val="Heading1"/>
      </w:pPr>
      <w:del w:id="17" w:author="John Maksuta" w:date="2024-11-17T11:35:00Z" w16du:dateUtc="2024-11-17T16:35:00Z">
        <w:r w:rsidDel="00FB719A">
          <w:delText>Progress</w:delText>
        </w:r>
      </w:del>
      <w:ins w:id="18" w:author="John Maksuta" w:date="2024-11-17T11:35:00Z" w16du:dateUtc="2024-11-17T16:35:00Z">
        <w:r w:rsidR="00FB719A">
          <w:t>Problem Characterization</w:t>
        </w:r>
      </w:ins>
    </w:p>
    <w:p w14:paraId="33BD55C1" w14:textId="49401641" w:rsidR="00E519DB" w:rsidRDefault="00000000">
      <w:pPr>
        <w:pStyle w:val="Heading2"/>
        <w:rPr>
          <w:ins w:id="19" w:author="John Maksuta" w:date="2024-11-19T18:00:00Z" w16du:dateUtc="2024-11-19T23:00:00Z"/>
        </w:rPr>
      </w:pPr>
      <w:del w:id="20" w:author="John Maksuta" w:date="2024-11-19T18:00:00Z" w16du:dateUtc="2024-11-19T23:00:00Z">
        <w:r w:rsidDel="001A1311">
          <w:delText>Obtaining the Hardware</w:delText>
        </w:r>
      </w:del>
      <w:ins w:id="21" w:author="John Maksuta" w:date="2024-11-19T18:00:00Z" w16du:dateUtc="2024-11-19T23:00:00Z">
        <w:r w:rsidR="001A1311">
          <w:t>A Remote Sensor for Monitoring Environment</w:t>
        </w:r>
      </w:ins>
    </w:p>
    <w:p w14:paraId="0B27DBCF" w14:textId="13B6FACF" w:rsidR="00F11D34" w:rsidRDefault="001A1311" w:rsidP="00F11D34">
      <w:pPr>
        <w:ind w:firstLine="288"/>
        <w:jc w:val="left"/>
        <w:rPr>
          <w:ins w:id="22" w:author="John Maksuta" w:date="2024-11-19T18:15:00Z" w16du:dateUtc="2024-11-19T23:15:00Z"/>
        </w:rPr>
      </w:pPr>
      <w:ins w:id="23" w:author="John Maksuta" w:date="2024-11-19T18:01:00Z" w16du:dateUtc="2024-11-19T23:01:00Z">
        <w:r>
          <w:t xml:space="preserve">Climate and environmental data is </w:t>
        </w:r>
      </w:ins>
      <w:ins w:id="24" w:author="John Maksuta" w:date="2024-11-19T18:02:00Z" w16du:dateUtc="2024-11-19T23:02:00Z">
        <w:r>
          <w:t>necessary for studying the environment and the effects that human activity has on it.</w:t>
        </w:r>
      </w:ins>
      <w:ins w:id="25" w:author="John Maksuta" w:date="2024-11-19T18:03:00Z" w16du:dateUtc="2024-11-19T23:03:00Z">
        <w:r>
          <w:t xml:space="preserve"> There is often a shortage of manpower and equipment for studying the environment.</w:t>
        </w:r>
      </w:ins>
      <w:ins w:id="26" w:author="John Maksuta" w:date="2024-11-19T18:04:00Z" w16du:dateUtc="2024-11-19T23:04:00Z">
        <w:r>
          <w:t xml:space="preserve"> This leads to areas of the map which have little to no data available for analysis.</w:t>
        </w:r>
      </w:ins>
      <w:ins w:id="27" w:author="John Maksuta" w:date="2024-11-19T18:05:00Z" w16du:dateUtc="2024-11-19T23:05:00Z">
        <w:r>
          <w:t xml:space="preserve"> Scientists also face funding </w:t>
        </w:r>
      </w:ins>
      <w:ins w:id="28" w:author="John Maksuta" w:date="2024-11-19T18:10:00Z" w16du:dateUtc="2024-11-19T23:10:00Z">
        <w:r w:rsidR="00F11D34">
          <w:t xml:space="preserve">issues and tight constraints on </w:t>
        </w:r>
      </w:ins>
      <w:ins w:id="29" w:author="John Maksuta" w:date="2024-11-19T18:11:00Z" w16du:dateUtc="2024-11-19T23:11:00Z">
        <w:r w:rsidR="00F11D34">
          <w:t>budgets, which can affect their options for equipment.</w:t>
        </w:r>
      </w:ins>
      <w:ins w:id="30" w:author="John Maksuta" w:date="2024-11-19T18:13:00Z" w16du:dateUtc="2024-11-19T23:13:00Z">
        <w:r w:rsidR="00F11D34">
          <w:t xml:space="preserve"> Using a low-cost data collection method, that allows remote access to the device</w:t>
        </w:r>
      </w:ins>
      <w:ins w:id="31" w:author="John Maksuta" w:date="2024-11-19T18:14:00Z" w16du:dateUtc="2024-11-19T23:14:00Z">
        <w:r w:rsidR="00F11D34">
          <w:t xml:space="preserve"> is a challenge</w:t>
        </w:r>
      </w:ins>
      <w:ins w:id="32" w:author="John Maksuta" w:date="2024-11-19T18:15:00Z" w16du:dateUtc="2024-11-19T23:15:00Z">
        <w:r w:rsidR="00F11D34">
          <w:t>.</w:t>
        </w:r>
      </w:ins>
    </w:p>
    <w:p w14:paraId="1EDAB461" w14:textId="7CC30DBA" w:rsidR="00F11D34" w:rsidRDefault="00F11D34" w:rsidP="00F11D34">
      <w:pPr>
        <w:ind w:firstLine="288"/>
        <w:jc w:val="left"/>
        <w:rPr>
          <w:ins w:id="33" w:author="John Maksuta" w:date="2024-11-19T18:12:00Z" w16du:dateUtc="2024-11-19T23:12:00Z"/>
        </w:rPr>
      </w:pPr>
      <w:ins w:id="34" w:author="John Maksuta" w:date="2024-11-19T18:15:00Z" w16du:dateUtc="2024-11-19T23:15:00Z">
        <w:r>
          <w:t xml:space="preserve">Our task was to </w:t>
        </w:r>
      </w:ins>
      <w:ins w:id="35" w:author="John Maksuta" w:date="2024-11-19T18:16:00Z" w16du:dateUtc="2024-11-19T23:16:00Z">
        <w:r>
          <w:t>communicate with</w:t>
        </w:r>
      </w:ins>
      <w:ins w:id="36" w:author="John Maksuta" w:date="2024-11-19T18:15:00Z" w16du:dateUtc="2024-11-19T23:15:00Z">
        <w:r>
          <w:t xml:space="preserve"> a single-board computer</w:t>
        </w:r>
      </w:ins>
      <w:ins w:id="37" w:author="John Maksuta" w:date="2024-11-19T18:16:00Z" w16du:dateUtc="2024-11-19T23:16:00Z">
        <w:r>
          <w:t xml:space="preserve"> t</w:t>
        </w:r>
      </w:ins>
      <w:ins w:id="38" w:author="John Maksuta" w:date="2024-11-19T18:17:00Z" w16du:dateUtc="2024-11-19T23:17:00Z">
        <w:r>
          <w:t>hat is using a sensor. The communication can be broken into two smaller tasks</w:t>
        </w:r>
      </w:ins>
      <w:ins w:id="39" w:author="John Maksuta" w:date="2024-11-19T18:18:00Z" w16du:dateUtc="2024-11-19T23:18:00Z">
        <w:r>
          <w:t xml:space="preserve">, communication with the single-board computer and communication between the single board computer and its </w:t>
        </w:r>
      </w:ins>
      <w:ins w:id="40" w:author="John Maksuta" w:date="2024-11-19T18:19:00Z" w16du:dateUtc="2024-11-19T23:19:00Z">
        <w:r w:rsidR="006D3022">
          <w:t>sensor.</w:t>
        </w:r>
        <w:r w:rsidR="00170557">
          <w:t xml:space="preserve"> In our case this would be to communication with an </w:t>
        </w:r>
      </w:ins>
      <w:ins w:id="41" w:author="John Maksuta" w:date="2024-11-19T18:20:00Z" w16du:dateUtc="2024-11-19T23:20:00Z">
        <w:r w:rsidR="00170557">
          <w:t xml:space="preserve">environmental sensor to obtain readings and </w:t>
        </w:r>
        <w:r w:rsidR="00B53F4D">
          <w:t xml:space="preserve">then communicate that back to </w:t>
        </w:r>
      </w:ins>
      <w:ins w:id="42" w:author="John Maksuta" w:date="2024-11-19T18:21:00Z" w16du:dateUtc="2024-11-19T23:21:00Z">
        <w:r w:rsidR="00B53F4D">
          <w:t xml:space="preserve">a user client </w:t>
        </w:r>
      </w:ins>
      <w:ins w:id="43" w:author="John Maksuta" w:date="2024-11-19T18:22:00Z" w16du:dateUtc="2024-11-19T23:22:00Z">
        <w:r w:rsidR="002C726A">
          <w:t>on their computer.</w:t>
        </w:r>
      </w:ins>
    </w:p>
    <w:p w14:paraId="61E65530" w14:textId="4F3DD7F1" w:rsidR="001A1311" w:rsidRPr="001A1311" w:rsidDel="003E03F5" w:rsidRDefault="001A1311">
      <w:pPr>
        <w:ind w:firstLine="288"/>
        <w:jc w:val="left"/>
        <w:rPr>
          <w:del w:id="44" w:author="John Maksuta" w:date="2024-11-19T19:20:00Z" w16du:dateUtc="2024-11-20T00:20:00Z"/>
        </w:rPr>
        <w:pPrChange w:id="45" w:author="John Maksuta" w:date="2024-11-19T18:02:00Z" w16du:dateUtc="2024-11-19T23:02:00Z">
          <w:pPr>
            <w:pStyle w:val="Heading2"/>
          </w:pPr>
        </w:pPrChange>
      </w:pPr>
    </w:p>
    <w:p w14:paraId="018FA409" w14:textId="61ECC67F" w:rsidR="00E519DB" w:rsidDel="003E03F5" w:rsidRDefault="00000000">
      <w:pPr>
        <w:pStyle w:val="BodyText"/>
        <w:rPr>
          <w:moveFrom w:id="46" w:author="John Maksuta" w:date="2024-11-19T19:19:00Z" w16du:dateUtc="2024-11-20T00:19:00Z"/>
        </w:rPr>
      </w:pPr>
      <w:moveFromRangeStart w:id="47" w:author="John Maksuta" w:date="2024-11-19T19:19:00Z" w:name="move182936406"/>
      <w:moveFrom w:id="48" w:author="John Maksuta" w:date="2024-11-19T19:19:00Z" w16du:dateUtc="2024-11-20T00:19:00Z">
        <w:r w:rsidDel="003E03F5">
          <w:t>Due to our remote team location, our team chose to obtain hardware separately rather than having a shared device to develop with. Although working individually, we have the same hardware board and sensor</w:t>
        </w:r>
        <w:r w:rsidR="008474E3" w:rsidDel="003E03F5">
          <w:t xml:space="preserve"> see Fig. 1-3, and Fig. 7</w:t>
        </w:r>
        <w:r w:rsidDel="003E03F5">
          <w:t>. We chose the Raspberry Pi 3 B+ model computer board and the Adafruit BME68</w:t>
        </w:r>
        <w:r w:rsidR="007D2EF3" w:rsidDel="003E03F5">
          <w:t>8</w:t>
        </w:r>
        <w:r w:rsidDel="003E03F5">
          <w:t xml:space="preserve"> sensor board </w:t>
        </w:r>
        <w:r w:rsidR="008474E3" w:rsidDel="003E03F5">
          <w:t>[1]</w:t>
        </w:r>
        <w:r w:rsidDel="003E03F5">
          <w:t>[</w:t>
        </w:r>
        <w:r w:rsidR="007D2EF3" w:rsidDel="003E03F5">
          <w:t>3</w:t>
        </w:r>
        <w:r w:rsidDel="003E03F5">
          <w:t>].</w:t>
        </w:r>
        <w:r w:rsidR="00A84862" w:rsidDel="003E03F5">
          <w:t xml:space="preserve"> All major hardware was already owned by the team members or was purchased through Adafruit’s website. The Raspberry Pi 3 B+ costs $35.00, and the Adafruit BME688 sensor board costs $19.95. The major hardware components totaled $54.95.</w:t>
        </w:r>
        <w:r w:rsidR="009755DE" w:rsidDel="003E03F5">
          <w:t xml:space="preserve"> There was an additional cost </w:t>
        </w:r>
        <w:r w:rsidR="00EB6EB1" w:rsidDel="003E03F5">
          <w:t xml:space="preserve">of $0.95 </w:t>
        </w:r>
        <w:r w:rsidR="009755DE" w:rsidDel="003E03F5">
          <w:t xml:space="preserve">for </w:t>
        </w:r>
        <w:r w:rsidR="00EB6EB1" w:rsidRPr="00EB6EB1" w:rsidDel="003E03F5">
          <w:t>STEMMA QT / Qwiic JST SH 4-pin Cable with Premium Female Sockets - 150mm Long</w:t>
        </w:r>
        <w:r w:rsidR="00EB6EB1" w:rsidDel="003E03F5">
          <w:t>, which is an adapter cable to the Adafruit BME688 board</w:t>
        </w:r>
        <w:r w:rsidR="00090283" w:rsidDel="003E03F5">
          <w:t xml:space="preserve"> [</w:t>
        </w:r>
        <w:r w:rsidR="00740369" w:rsidDel="003E03F5">
          <w:t>5</w:t>
        </w:r>
        <w:r w:rsidR="00090283" w:rsidDel="003E03F5">
          <w:t>]. The STEMMA QT</w:t>
        </w:r>
        <w:r w:rsidR="00EB6EB1" w:rsidDel="003E03F5">
          <w:t xml:space="preserve"> </w:t>
        </w:r>
        <w:r w:rsidR="00090283" w:rsidDel="003E03F5">
          <w:t>is</w:t>
        </w:r>
        <w:r w:rsidR="00EB6EB1" w:rsidDel="003E03F5">
          <w:t xml:space="preserve"> a proprietary connector socket</w:t>
        </w:r>
        <w:r w:rsidR="00F9629C" w:rsidDel="003E03F5">
          <w:t xml:space="preserve"> for connecting to </w:t>
        </w:r>
        <w:r w:rsidR="00F9629C" w:rsidRPr="00F9629C" w:rsidDel="003E03F5">
          <w:rPr>
            <w:lang w:val="en-US"/>
          </w:rPr>
          <w:t>Qwiic</w:t>
        </w:r>
        <w:r w:rsidR="00F9629C" w:rsidDel="003E03F5">
          <w:rPr>
            <w:lang w:val="en-US"/>
          </w:rPr>
          <w:t xml:space="preserve"> connections</w:t>
        </w:r>
        <w:r w:rsidR="00EB6EB1" w:rsidDel="003E03F5">
          <w:t>, that has leads with female jumper sockets for easy connection to the GPIO header pins. This cable was not necessary for function, but allowed our team to use the board without soldering an additional header onto the sensor board, and easy quick connection to the GPIO pins.</w:t>
        </w:r>
        <w:r w:rsidR="00A84862" w:rsidDel="003E03F5">
          <w:t xml:space="preserve"> Additional miscellaneous hardware was necessary, such as a micro SD card to contain the Raspberry Pi OS, although the OS is distributed freely through the Raspberry Pi foundation</w:t>
        </w:r>
        <w:r w:rsidR="00134ED7" w:rsidDel="003E03F5">
          <w:t xml:space="preserve"> [6]</w:t>
        </w:r>
        <w:r w:rsidR="00A84862" w:rsidDel="003E03F5">
          <w:t>. Members could</w:t>
        </w:r>
        <w:r w:rsidR="00EB6EB1" w:rsidDel="003E03F5">
          <w:t xml:space="preserve"> also</w:t>
        </w:r>
        <w:r w:rsidR="00A84862" w:rsidDel="003E03F5">
          <w:t xml:space="preserve"> choose to obtain miscellaneous equipment such as HDMI cable to use a monitor and/or external peripheral devices like a</w:t>
        </w:r>
        <w:r w:rsidR="00EB6EB1" w:rsidDel="003E03F5">
          <w:t xml:space="preserve"> </w:t>
        </w:r>
        <w:r w:rsidR="00A84862" w:rsidDel="003E03F5">
          <w:t>mouse and keyboard</w:t>
        </w:r>
        <w:r w:rsidR="00EB6EB1" w:rsidDel="003E03F5">
          <w:t>, but this was not necessary for development</w:t>
        </w:r>
        <w:r w:rsidR="00A84862" w:rsidDel="003E03F5">
          <w:t>.</w:t>
        </w:r>
      </w:moveFrom>
    </w:p>
    <w:p w14:paraId="7E94955A" w14:textId="5387E913" w:rsidR="00E519DB" w:rsidDel="003E03F5" w:rsidRDefault="00E519DB">
      <w:pPr>
        <w:pStyle w:val="BodyText"/>
        <w:rPr>
          <w:moveFrom w:id="49" w:author="John Maksuta" w:date="2024-11-19T19:19:00Z" w16du:dateUtc="2024-11-20T00:19:00Z"/>
        </w:rPr>
      </w:pPr>
    </w:p>
    <w:p w14:paraId="2532A4B8" w14:textId="0BACFB8A" w:rsidR="00E519DB" w:rsidDel="003E03F5" w:rsidRDefault="00000000">
      <w:pPr>
        <w:pStyle w:val="Heading2"/>
        <w:rPr>
          <w:moveFrom w:id="50" w:author="John Maksuta" w:date="2024-11-19T19:19:00Z" w16du:dateUtc="2024-11-20T00:19:00Z"/>
        </w:rPr>
      </w:pPr>
      <w:moveFrom w:id="51" w:author="John Maksuta" w:date="2024-11-19T19:19:00Z" w16du:dateUtc="2024-11-20T00:19:00Z">
        <w:r w:rsidDel="003E03F5">
          <w:t>Software Environment</w:t>
        </w:r>
      </w:moveFrom>
    </w:p>
    <w:p w14:paraId="6A81A497" w14:textId="5EF32F26" w:rsidR="00E519DB" w:rsidDel="003E03F5" w:rsidRDefault="00000000">
      <w:pPr>
        <w:pStyle w:val="BodyText"/>
        <w:rPr>
          <w:moveFrom w:id="52" w:author="John Maksuta" w:date="2024-11-19T19:19:00Z" w16du:dateUtc="2024-11-20T00:19:00Z"/>
        </w:rPr>
      </w:pPr>
      <w:moveFrom w:id="53" w:author="John Maksuta" w:date="2024-11-19T19:19:00Z" w16du:dateUtc="2024-11-20T00:19:00Z">
        <w:r w:rsidDel="003E03F5">
          <w:t>We are developing individually using Visual Studio Code IDE, and our code is maintained in a repository on GitHub (</w:t>
        </w:r>
        <w:r w:rsidR="00E519DB" w:rsidDel="003E03F5">
          <w:fldChar w:fldCharType="begin"/>
        </w:r>
        <w:r w:rsidR="00E519DB" w:rsidDel="003E03F5">
          <w:instrText>HYPERLINK "https://github.com/CS-370-801-Fall24-Term-Project/Fall2024TermProject.git" \h</w:instrText>
        </w:r>
      </w:moveFrom>
      <w:del w:id="54" w:author="John Maksuta" w:date="2024-11-19T19:19:00Z" w16du:dateUtc="2024-11-20T00:19:00Z"/>
      <w:moveFrom w:id="55" w:author="John Maksuta" w:date="2024-11-19T19:19:00Z" w16du:dateUtc="2024-11-20T00:19:00Z">
        <w:r w:rsidR="00E519DB" w:rsidDel="003E03F5">
          <w:fldChar w:fldCharType="separate"/>
        </w:r>
        <w:r w:rsidR="00E519DB" w:rsidDel="003E03F5">
          <w:rPr>
            <w:rStyle w:val="Hyperlink"/>
          </w:rPr>
          <w:t>https://github.com/CS-370-801-Fall24-Term-Project/Fall2024TermProject.git</w:t>
        </w:r>
        <w:r w:rsidR="00E519DB" w:rsidDel="003E03F5">
          <w:rPr>
            <w:rStyle w:val="Hyperlink"/>
          </w:rPr>
          <w:fldChar w:fldCharType="end"/>
        </w:r>
        <w:r w:rsidDel="003E03F5">
          <w:t>). We are developing directly on the board, through ssh protocol from our development machines.</w:t>
        </w:r>
      </w:moveFrom>
    </w:p>
    <w:p w14:paraId="0A9436B6" w14:textId="5C34CE6F" w:rsidR="00E519DB" w:rsidDel="003E03F5" w:rsidRDefault="00000000">
      <w:pPr>
        <w:pStyle w:val="Heading2"/>
        <w:rPr>
          <w:moveFrom w:id="56" w:author="John Maksuta" w:date="2024-11-19T19:19:00Z" w16du:dateUtc="2024-11-20T00:19:00Z"/>
        </w:rPr>
      </w:pPr>
      <w:moveFrom w:id="57" w:author="John Maksuta" w:date="2024-11-19T19:19:00Z" w16du:dateUtc="2024-11-20T00:19:00Z">
        <w:r w:rsidDel="003E03F5">
          <w:t>Project Design</w:t>
        </w:r>
      </w:moveFrom>
    </w:p>
    <w:p w14:paraId="6A9C623E" w14:textId="3172DBED" w:rsidR="00E519DB" w:rsidDel="003E03F5" w:rsidRDefault="00000000">
      <w:pPr>
        <w:pStyle w:val="BodyText"/>
        <w:rPr>
          <w:moveFrom w:id="58" w:author="John Maksuta" w:date="2024-11-19T19:19:00Z" w16du:dateUtc="2024-11-20T00:19:00Z"/>
        </w:rPr>
      </w:pPr>
      <w:moveFrom w:id="59" w:author="John Maksuta" w:date="2024-11-19T19:19:00Z" w16du:dateUtc="2024-11-20T00:19:00Z">
        <w:r w:rsidDel="003E03F5">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w:t>
        </w:r>
        <w:r w:rsidR="002A6353" w:rsidDel="003E03F5">
          <w:t>8</w:t>
        </w:r>
        <w:r w:rsidDel="003E03F5">
          <w:t xml:space="preserve">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w:t>
        </w:r>
        <w:r w:rsidR="00A84862" w:rsidDel="003E03F5">
          <w:t xml:space="preserve"> </w:t>
        </w:r>
        <w:r w:rsidDel="003E03F5">
          <w:t>to the client and displaying it to the user.</w:t>
        </w:r>
        <w:r w:rsidR="00A84862" w:rsidDel="003E03F5">
          <w:t xml:space="preserve"> The user will be able to connect to the Raspberry Pi host using HTTP protocol through their web browser application.</w:t>
        </w:r>
      </w:moveFrom>
    </w:p>
    <w:p w14:paraId="556C0ED9" w14:textId="291AD6A7" w:rsidR="00A84862" w:rsidDel="003E03F5" w:rsidRDefault="00A84862">
      <w:pPr>
        <w:pStyle w:val="BodyText"/>
        <w:rPr>
          <w:moveFrom w:id="60" w:author="John Maksuta" w:date="2024-11-19T19:19:00Z" w16du:dateUtc="2024-11-20T00:19:00Z"/>
        </w:rPr>
      </w:pPr>
      <w:moveFrom w:id="61" w:author="John Maksuta" w:date="2024-11-19T19:19:00Z" w16du:dateUtc="2024-11-20T00:19:00Z">
        <w:r w:rsidDel="003E03F5">
          <w:t>Additionally, as part of the server-side implementation, the user will be able to connect using Java Socket connection, to a specified port listening for incoming communications.</w:t>
        </w:r>
      </w:moveFrom>
    </w:p>
    <w:p w14:paraId="0C71E16F" w14:textId="629BF036" w:rsidR="00E519DB" w:rsidRDefault="00000000">
      <w:pPr>
        <w:pStyle w:val="BodyText"/>
      </w:pPr>
      <w:moveFrom w:id="62" w:author="John Maksuta" w:date="2024-11-19T19:19:00Z" w16du:dateUtc="2024-11-20T00:19:00Z">
        <w:r w:rsidDel="003E03F5">
          <w:t xml:space="preserve">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w:t>
        </w:r>
        <w:r w:rsidR="00A84862" w:rsidDel="003E03F5">
          <w:t>inserts</w:t>
        </w:r>
        <w:r w:rsidDel="003E03F5">
          <w:t xml:space="preserve"> records into.</w:t>
        </w:r>
        <w:r w:rsidR="00A84862" w:rsidDel="003E03F5">
          <w:t xml:space="preserve"> The user can thus obtain historical data that was collected while the device was running, but the user was not currently logged onto the device. At minimum, the user can collect a .csv format file. We would like to display this using a graphical display as well on the client side UI.</w:t>
        </w:r>
      </w:moveFrom>
      <w:moveFromRangeEnd w:id="47"/>
    </w:p>
    <w:p w14:paraId="459DCD51" w14:textId="0C63128F" w:rsidR="00E519DB" w:rsidRDefault="00000000">
      <w:pPr>
        <w:pStyle w:val="Heading1"/>
        <w:rPr>
          <w:ins w:id="63" w:author="John Maksuta" w:date="2024-11-19T18:24:00Z" w16du:dateUtc="2024-11-19T23:24:00Z"/>
        </w:rPr>
      </w:pPr>
      <w:del w:id="64" w:author="John Maksuta" w:date="2024-11-17T11:36:00Z" w16du:dateUtc="2024-11-17T16:36:00Z">
        <w:r w:rsidDel="00FB719A">
          <w:delText>Development</w:delText>
        </w:r>
      </w:del>
      <w:ins w:id="65" w:author="John Maksuta" w:date="2024-11-17T11:36:00Z" w16du:dateUtc="2024-11-17T16:36:00Z">
        <w:r w:rsidR="00FB719A">
          <w:t>Proposed Solution and implementation strategy</w:t>
        </w:r>
      </w:ins>
    </w:p>
    <w:p w14:paraId="243A8068" w14:textId="77777777" w:rsidR="00B1279C" w:rsidRDefault="00B1279C" w:rsidP="00B1279C">
      <w:pPr>
        <w:pStyle w:val="BodyText"/>
        <w:rPr>
          <w:moveTo w:id="66" w:author="John Maksuta" w:date="2024-11-19T18:24:00Z" w16du:dateUtc="2024-11-19T23:24:00Z"/>
        </w:rPr>
      </w:pPr>
      <w:moveToRangeStart w:id="67" w:author="John Maksuta" w:date="2024-11-19T18:24:00Z" w:name="move182933102"/>
      <w:moveTo w:id="68" w:author="John Maksuta" w:date="2024-11-19T18:24:00Z" w16du:dateUtc="2024-11-19T23:24:00Z">
        <w:r>
          <w:t xml:space="preserve">We created the base code for our website using NPX create-react-app template. The server-side base code was created using the Spring Initializer [7]. We added a basic API endpoint using the Spring Framework to demonstrate the technology [8][9]. We created the project for the Adafruit BME680 interface using Pi4J library for communicating using the I2C communication </w:t>
        </w:r>
        <w:r>
          <w:lastRenderedPageBreak/>
          <w:t>protocol through the computer’s onboard GPIO header pins [10]. This project will be packaged as a JAR and referenced as a dependency in the server-side backend. Our code dependencies on the server are maintained using Maven [11].</w:t>
        </w:r>
      </w:moveTo>
    </w:p>
    <w:p w14:paraId="735CCFB3" w14:textId="54E4ACCE" w:rsidR="00B1279C" w:rsidDel="00CA5F62" w:rsidRDefault="00B1279C" w:rsidP="00B1279C">
      <w:pPr>
        <w:pStyle w:val="BodyText"/>
        <w:rPr>
          <w:del w:id="69" w:author="John Maksuta" w:date="2024-11-19T19:21:00Z" w16du:dateUtc="2024-11-20T00:21:00Z"/>
          <w:moveTo w:id="70" w:author="John Maksuta" w:date="2024-11-19T18:24:00Z" w16du:dateUtc="2024-11-19T23:24:00Z"/>
        </w:rPr>
      </w:pPr>
      <w:moveTo w:id="71" w:author="John Maksuta" w:date="2024-11-19T18:24:00Z" w16du:dateUtc="2024-11-19T23:24:00Z">
        <w:del w:id="72" w:author="John Maksuta" w:date="2024-11-19T19:21:00Z" w16du:dateUtc="2024-11-20T00:21:00Z">
          <w:r w:rsidDel="00CA5F62">
            <w:delText>Sensor Integration - Python works with the BME688 sensor wired to the Raspberry Pi through I2C protocol and successfully printing out temperature, humidity and air pressure readings.</w:delText>
          </w:r>
        </w:del>
      </w:moveTo>
    </w:p>
    <w:p w14:paraId="4A98EF87" w14:textId="6560CF95" w:rsidR="00B1279C" w:rsidDel="00CA5F62" w:rsidRDefault="00B1279C" w:rsidP="00B1279C">
      <w:pPr>
        <w:pStyle w:val="BodyText"/>
        <w:rPr>
          <w:del w:id="73" w:author="John Maksuta" w:date="2024-11-19T19:21:00Z" w16du:dateUtc="2024-11-20T00:21:00Z"/>
          <w:moveTo w:id="74" w:author="John Maksuta" w:date="2024-11-19T18:24:00Z" w16du:dateUtc="2024-11-19T23:24:00Z"/>
        </w:rPr>
      </w:pPr>
      <w:moveTo w:id="75" w:author="John Maksuta" w:date="2024-11-19T18:24:00Z" w16du:dateUtc="2024-11-19T23:24:00Z">
        <w:del w:id="76" w:author="John Maksuta" w:date="2024-11-19T19:21:00Z" w16du:dateUtc="2024-11-20T00:21:00Z">
          <w:r w:rsidDel="00CA5F62">
            <w:delText>Communication Setup - We verify that the Raspberry Pi will talk to client machine through HTTP and socket programming.</w:delText>
          </w:r>
        </w:del>
      </w:moveTo>
    </w:p>
    <w:p w14:paraId="6829DE4A" w14:textId="221D66C1" w:rsidR="00B1279C" w:rsidDel="00CA5F62" w:rsidRDefault="00B1279C" w:rsidP="00B1279C">
      <w:pPr>
        <w:pStyle w:val="BodyText"/>
        <w:rPr>
          <w:del w:id="77" w:author="John Maksuta" w:date="2024-11-19T19:21:00Z" w16du:dateUtc="2024-11-20T00:21:00Z"/>
          <w:moveTo w:id="78" w:author="John Maksuta" w:date="2024-11-19T18:24:00Z" w16du:dateUtc="2024-11-19T23:24:00Z"/>
        </w:rPr>
      </w:pPr>
      <w:moveTo w:id="79" w:author="John Maksuta" w:date="2024-11-19T18:24:00Z" w16du:dateUtc="2024-11-19T23:24:00Z">
        <w:del w:id="80" w:author="John Maksuta" w:date="2024-11-19T19:21:00Z" w16du:dateUtc="2024-11-20T00:21:00Z">
          <w:r w:rsidDel="00CA5F62">
            <w:delText>UI Development – So far, we have not made much progress just yet, we have a basic frontend webpage with mock data displayed, see Fig.6, and we plan to incorporate live data visualization on the web interface using Java-based Spring Boot.</w:delText>
          </w:r>
        </w:del>
      </w:moveTo>
    </w:p>
    <w:moveToRangeEnd w:id="67"/>
    <w:p w14:paraId="4D7C7E20" w14:textId="77777777" w:rsidR="00B1279C" w:rsidRPr="00B1279C" w:rsidRDefault="00B1279C">
      <w:pPr>
        <w:rPr>
          <w:ins w:id="81" w:author="John Maksuta" w:date="2024-11-19T18:23:00Z" w16du:dateUtc="2024-11-19T23:23:00Z"/>
        </w:rPr>
        <w:pPrChange w:id="82" w:author="John Maksuta" w:date="2024-11-19T18:24:00Z" w16du:dateUtc="2024-11-19T23:24:00Z">
          <w:pPr>
            <w:pStyle w:val="Heading1"/>
          </w:pPr>
        </w:pPrChange>
      </w:pPr>
    </w:p>
    <w:p w14:paraId="045E9F5A" w14:textId="77777777" w:rsidR="00B1279C" w:rsidRDefault="00B1279C" w:rsidP="00B1279C">
      <w:pPr>
        <w:pStyle w:val="Heading2"/>
        <w:rPr>
          <w:ins w:id="83" w:author="John Maksuta" w:date="2024-11-19T18:23:00Z" w16du:dateUtc="2024-11-19T23:23:00Z"/>
        </w:rPr>
      </w:pPr>
      <w:ins w:id="84" w:author="John Maksuta" w:date="2024-11-19T18:23:00Z" w16du:dateUtc="2024-11-19T23:23:00Z">
        <w:r>
          <w:t>Methodology</w:t>
        </w:r>
      </w:ins>
    </w:p>
    <w:p w14:paraId="65D3F3A6" w14:textId="77777777" w:rsidR="003E03F5" w:rsidRDefault="003E03F5" w:rsidP="003E03F5">
      <w:pPr>
        <w:pStyle w:val="BodyText"/>
        <w:rPr>
          <w:moveTo w:id="85" w:author="John Maksuta" w:date="2024-11-19T19:19:00Z" w16du:dateUtc="2024-11-20T00:19:00Z"/>
        </w:rPr>
      </w:pPr>
      <w:moveToRangeStart w:id="86" w:author="John Maksuta" w:date="2024-11-19T19:19:00Z" w:name="move182936406"/>
      <w:moveTo w:id="87" w:author="John Maksuta" w:date="2024-11-19T19:19:00Z" w16du:dateUtc="2024-11-20T00:19:00Z">
        <w:r>
          <w:t xml:space="preserve">Due to our remote team location, our team chose to obtain hardware separately rather than having a shared device to develop with. Although working individually, we have the same hardware board and sensor see Fig. 1-3, and Fig. 7. We chose the Raspberry Pi 3 B+ model computer board and the Adafruit BME688 sensor board [1][3]. All major hardware was already owned by the team members or was purchased through Adafruit’s website. The Raspberry Pi 3 B+ costs $35.00, and the Adafruit BME688 sensor board costs $19.95. The major hardware components totaled $54.95. There was an additional cost of $0.95 for </w:t>
        </w:r>
        <w:r w:rsidRPr="00EB6EB1">
          <w:t>STEMMA QT / Qwiic JST SH 4-pin Cable with Premium Female Sockets - 150mm Long</w:t>
        </w:r>
        <w:r>
          <w:t xml:space="preserve">, which is an adapter cable to the Adafruit BME688 board [5]. The STEMMA QT is a proprietary connector socket for connecting to </w:t>
        </w:r>
        <w:r w:rsidRPr="00F9629C">
          <w:rPr>
            <w:lang w:val="en-US"/>
          </w:rPr>
          <w:t>Qwiic</w:t>
        </w:r>
        <w:r>
          <w:rPr>
            <w:lang w:val="en-US"/>
          </w:rPr>
          <w:t xml:space="preserve"> connections</w:t>
        </w:r>
        <w:r>
          <w:t>, that has leads with female jumper sockets for easy connection to the GPIO header pins. This cable was not necessary for function, but allowed our team to use the board without soldering an additional header onto the sensor board, and easy quick connection to the GPIO pins. Additional miscellaneous hardware was necessary, such as a micro SD card to contain the Raspberry Pi OS, although the OS is distributed freely through the Raspberry Pi foundation [6]. Members could also choose to obtain miscellaneous equipment such as HDMI cable to use a monitor and/or external peripheral devices like a mouse and keyboard, but this was not necessary for development.</w:t>
        </w:r>
      </w:moveTo>
    </w:p>
    <w:p w14:paraId="0F3716BA" w14:textId="77777777" w:rsidR="003E03F5" w:rsidRDefault="003E03F5" w:rsidP="003E03F5">
      <w:pPr>
        <w:pStyle w:val="BodyText"/>
        <w:rPr>
          <w:moveTo w:id="88" w:author="John Maksuta" w:date="2024-11-19T19:19:00Z" w16du:dateUtc="2024-11-20T00:19:00Z"/>
        </w:rPr>
      </w:pPr>
    </w:p>
    <w:p w14:paraId="4F6F94DE" w14:textId="77777777" w:rsidR="003E03F5" w:rsidRDefault="003E03F5">
      <w:pPr>
        <w:pStyle w:val="Heading3"/>
        <w:rPr>
          <w:moveTo w:id="89" w:author="John Maksuta" w:date="2024-11-19T19:19:00Z" w16du:dateUtc="2024-11-20T00:19:00Z"/>
        </w:rPr>
        <w:pPrChange w:id="90" w:author="John Maksuta" w:date="2024-11-19T19:20:00Z" w16du:dateUtc="2024-11-20T00:20:00Z">
          <w:pPr>
            <w:pStyle w:val="Heading2"/>
          </w:pPr>
        </w:pPrChange>
      </w:pPr>
      <w:moveTo w:id="91" w:author="John Maksuta" w:date="2024-11-19T19:19:00Z" w16du:dateUtc="2024-11-20T00:19:00Z">
        <w:r>
          <w:t>Software Environment</w:t>
        </w:r>
      </w:moveTo>
    </w:p>
    <w:p w14:paraId="06AEE470" w14:textId="77777777" w:rsidR="003E03F5" w:rsidRDefault="003E03F5" w:rsidP="003E03F5">
      <w:pPr>
        <w:pStyle w:val="BodyText"/>
        <w:rPr>
          <w:moveTo w:id="92" w:author="John Maksuta" w:date="2024-11-19T19:19:00Z" w16du:dateUtc="2024-11-20T00:19:00Z"/>
        </w:rPr>
      </w:pPr>
      <w:moveTo w:id="93" w:author="John Maksuta" w:date="2024-11-19T19:19:00Z" w16du:dateUtc="2024-11-20T00:19:00Z">
        <w:r>
          <w:t>We are developing individually using Visual Studio Code IDE, and our code is maintained in a repository on GitHub (</w:t>
        </w:r>
        <w:r>
          <w:fldChar w:fldCharType="begin"/>
        </w:r>
        <w:r>
          <w:instrText>HYPERLINK "https://github.com/CS-370-801-Fall24-Term-Project/Fall2024TermProject.git" \h</w:instrText>
        </w:r>
      </w:moveTo>
      <w:ins w:id="94" w:author="John Maksuta" w:date="2024-11-19T19:19:00Z" w16du:dateUtc="2024-11-20T00:19:00Z"/>
      <w:moveTo w:id="95" w:author="John Maksuta" w:date="2024-11-19T19:19:00Z" w16du:dateUtc="2024-11-20T00:19:00Z">
        <w:r>
          <w:fldChar w:fldCharType="separate"/>
        </w:r>
        <w:r>
          <w:rPr>
            <w:rStyle w:val="Hyperlink"/>
          </w:rPr>
          <w:t>https://github.com/CS-370-801-Fall24-Term-Project/Fall2024TermProject.git</w:t>
        </w:r>
        <w:r>
          <w:rPr>
            <w:rStyle w:val="Hyperlink"/>
          </w:rPr>
          <w:fldChar w:fldCharType="end"/>
        </w:r>
        <w:r>
          <w:t>). We are developing directly on the board, through ssh protocol from our development machines.</w:t>
        </w:r>
      </w:moveTo>
    </w:p>
    <w:p w14:paraId="7E7E63B7" w14:textId="77777777" w:rsidR="003E03F5" w:rsidRDefault="003E03F5">
      <w:pPr>
        <w:pStyle w:val="Heading3"/>
        <w:rPr>
          <w:moveTo w:id="96" w:author="John Maksuta" w:date="2024-11-19T19:19:00Z" w16du:dateUtc="2024-11-20T00:19:00Z"/>
        </w:rPr>
        <w:pPrChange w:id="97" w:author="John Maksuta" w:date="2024-11-19T19:20:00Z" w16du:dateUtc="2024-11-20T00:20:00Z">
          <w:pPr>
            <w:pStyle w:val="Heading2"/>
          </w:pPr>
        </w:pPrChange>
      </w:pPr>
      <w:moveTo w:id="98" w:author="John Maksuta" w:date="2024-11-19T19:19:00Z" w16du:dateUtc="2024-11-20T00:19:00Z">
        <w:r>
          <w:t>Project Design</w:t>
        </w:r>
      </w:moveTo>
    </w:p>
    <w:p w14:paraId="51C46B2D" w14:textId="77777777" w:rsidR="003E03F5" w:rsidRDefault="003E03F5" w:rsidP="003E03F5">
      <w:pPr>
        <w:pStyle w:val="BodyText"/>
        <w:rPr>
          <w:moveTo w:id="99" w:author="John Maksuta" w:date="2024-11-19T19:19:00Z" w16du:dateUtc="2024-11-20T00:19:00Z"/>
        </w:rPr>
      </w:pPr>
      <w:moveTo w:id="100" w:author="John Maksuta" w:date="2024-11-19T19:19:00Z" w16du:dateUtc="2024-11-20T00:19:00Z">
        <w:r>
          <w:t>Our design has two components, primary and secondary. The primary component of the design is to have a website using a Node.js React client-side with a Java Spring-boot server-side. The server-side code will have direct communication to the sensor using I2C communication to the Adafruit BME688 sensor board. The Java interface to the sensor will use Pi4J to gain access to the GPIO headers on the Raspberry Pi and use I2C communication pins to communicate directly with the sensor board. A client will use the React UI to make a REST API request to the server side that will communicate directly with the sensor and obtain live data, returning it to the client and displaying it to the user. The user will be able to connect to the Raspberry Pi host using HTTP protocol through their web browser application.</w:t>
        </w:r>
      </w:moveTo>
    </w:p>
    <w:p w14:paraId="77507563" w14:textId="77777777" w:rsidR="003E03F5" w:rsidRDefault="003E03F5" w:rsidP="003E03F5">
      <w:pPr>
        <w:pStyle w:val="BodyText"/>
        <w:rPr>
          <w:moveTo w:id="101" w:author="John Maksuta" w:date="2024-11-19T19:19:00Z" w16du:dateUtc="2024-11-20T00:19:00Z"/>
        </w:rPr>
      </w:pPr>
      <w:moveTo w:id="102" w:author="John Maksuta" w:date="2024-11-19T19:19:00Z" w16du:dateUtc="2024-11-20T00:19:00Z">
        <w:r>
          <w:t>Additionally, as part of the server-side implementation, the user will be able to connect using Java Socket connection, to a specified port listening for incoming communications.</w:t>
        </w:r>
      </w:moveTo>
    </w:p>
    <w:p w14:paraId="3D140109" w14:textId="23267EAE" w:rsidR="00B1279C" w:rsidRPr="005F6F55" w:rsidRDefault="003E03F5" w:rsidP="003E03F5">
      <w:pPr>
        <w:jc w:val="left"/>
        <w:rPr>
          <w:ins w:id="103" w:author="John Maksuta" w:date="2024-11-19T18:23:00Z" w16du:dateUtc="2024-11-19T23:23:00Z"/>
        </w:rPr>
      </w:pPr>
      <w:moveTo w:id="104" w:author="John Maksuta" w:date="2024-11-19T19:19:00Z" w16du:dateUtc="2024-11-20T00:19:00Z">
        <w:r>
          <w:t xml:space="preserve">The secondary design component is an application or service running in the background, separate from the primary component website client-server environment, that polls the sensor periodically and saves data to a database. This allows the client side to make requests to the server for historical data. For historical data client requests, the server side will directly access the same database that the background service inserts records into. The user can thus obtain historical data that was collected while the device was running, but the user was not currently logged onto the device. At minimum, the user can collect a .csv format file. We would like to display this using a graphical display as well on the </w:t>
        </w:r>
        <w:del w:id="105" w:author="John Maksuta" w:date="2024-11-20T03:53:00Z" w16du:dateUtc="2024-11-20T08:53:00Z">
          <w:r w:rsidDel="00A83610">
            <w:delText>client side</w:delText>
          </w:r>
        </w:del>
        <w:ins w:id="106" w:author="John Maksuta" w:date="2024-11-20T03:53:00Z" w16du:dateUtc="2024-11-20T08:53:00Z">
          <w:r w:rsidR="00A83610">
            <w:t>client-side</w:t>
          </w:r>
        </w:ins>
        <w:r>
          <w:t xml:space="preserve"> UI.</w:t>
        </w:r>
      </w:moveTo>
      <w:moveToRangeEnd w:id="86"/>
    </w:p>
    <w:p w14:paraId="43788FBA" w14:textId="77777777" w:rsidR="00B1279C" w:rsidRDefault="00B1279C" w:rsidP="00B1279C">
      <w:pPr>
        <w:pStyle w:val="Heading2"/>
        <w:rPr>
          <w:ins w:id="107" w:author="John Maksuta" w:date="2024-11-19T18:25:00Z" w16du:dateUtc="2024-11-19T23:25:00Z"/>
        </w:rPr>
      </w:pPr>
      <w:ins w:id="108" w:author="John Maksuta" w:date="2024-11-19T18:23:00Z" w16du:dateUtc="2024-11-19T23:23:00Z">
        <w:r>
          <w:t>Libraries Used and Original Work</w:t>
        </w:r>
      </w:ins>
    </w:p>
    <w:p w14:paraId="11353B2E" w14:textId="27ABCA6D" w:rsidR="00B1279C" w:rsidRDefault="00B1279C" w:rsidP="00B1279C">
      <w:pPr>
        <w:ind w:firstLine="288"/>
        <w:jc w:val="left"/>
        <w:rPr>
          <w:ins w:id="109" w:author="John Maksuta" w:date="2024-11-19T19:09:00Z" w16du:dateUtc="2024-11-20T00:09:00Z"/>
        </w:rPr>
      </w:pPr>
      <w:ins w:id="110" w:author="John Maksuta" w:date="2024-11-19T18:25:00Z" w16du:dateUtc="2024-11-19T23:25:00Z">
        <w:r>
          <w:t xml:space="preserve">The libraries used are create-react-app created with the node package </w:t>
        </w:r>
      </w:ins>
      <w:ins w:id="111" w:author="John Maksuta" w:date="2024-11-19T18:26:00Z" w16du:dateUtc="2024-11-19T23:26:00Z">
        <w:r>
          <w:t>manager.</w:t>
        </w:r>
      </w:ins>
      <w:ins w:id="112" w:author="John Maksuta" w:date="2024-11-19T19:08:00Z" w16du:dateUtc="2024-11-20T00:08:00Z">
        <w:r w:rsidR="00267C79">
          <w:t xml:space="preserve"> This created the template code for our client-side.</w:t>
        </w:r>
      </w:ins>
    </w:p>
    <w:p w14:paraId="14255F47" w14:textId="5B65D1DC" w:rsidR="00702E30" w:rsidRDefault="00702E30">
      <w:pPr>
        <w:ind w:firstLine="288"/>
        <w:jc w:val="left"/>
        <w:rPr>
          <w:ins w:id="113" w:author="John Maksuta" w:date="2024-11-19T18:26:00Z" w16du:dateUtc="2024-11-19T23:26:00Z"/>
        </w:rPr>
        <w:pPrChange w:id="114" w:author="John Maksuta" w:date="2024-11-19T18:27:00Z" w16du:dateUtc="2024-11-19T23:27:00Z">
          <w:pPr>
            <w:ind w:left="216"/>
            <w:jc w:val="left"/>
          </w:pPr>
        </w:pPrChange>
      </w:pPr>
      <w:ins w:id="115" w:author="John Maksuta" w:date="2024-11-19T19:09:00Z" w16du:dateUtc="2024-11-20T00:09:00Z">
        <w:r>
          <w:t xml:space="preserve">We also used Springboot and Spring libraries for the server </w:t>
        </w:r>
      </w:ins>
      <w:ins w:id="116" w:author="John Maksuta" w:date="2024-11-19T19:10:00Z" w16du:dateUtc="2024-11-20T00:10:00Z">
        <w:r>
          <w:t xml:space="preserve">side, this was created using the Spring initializer which generates some base code </w:t>
        </w:r>
      </w:ins>
      <w:ins w:id="117" w:author="John Maksuta" w:date="2024-11-19T19:11:00Z" w16du:dateUtc="2024-11-20T00:11:00Z">
        <w:r w:rsidR="0021540D">
          <w:t>with specified</w:t>
        </w:r>
      </w:ins>
      <w:ins w:id="118" w:author="John Maksuta" w:date="2024-11-19T19:10:00Z" w16du:dateUtc="2024-11-20T00:10:00Z">
        <w:r>
          <w:t xml:space="preserve"> dependencies</w:t>
        </w:r>
      </w:ins>
      <w:ins w:id="119" w:author="John Maksuta" w:date="2024-11-19T19:11:00Z" w16du:dateUtc="2024-11-20T00:11:00Z">
        <w:r w:rsidR="0021540D">
          <w:t>.</w:t>
        </w:r>
      </w:ins>
    </w:p>
    <w:p w14:paraId="257C7733" w14:textId="33092AAF" w:rsidR="00B1279C" w:rsidRDefault="00B1279C" w:rsidP="00B1279C">
      <w:pPr>
        <w:ind w:firstLine="216"/>
        <w:jc w:val="left"/>
        <w:rPr>
          <w:ins w:id="120" w:author="John Maksuta" w:date="2024-11-19T18:49:00Z" w16du:dateUtc="2024-11-19T23:49:00Z"/>
        </w:rPr>
      </w:pPr>
      <w:ins w:id="121" w:author="John Maksuta" w:date="2024-11-19T18:26:00Z" w16du:dateUtc="2024-11-19T23:26:00Z">
        <w:r>
          <w:t>Pi4J library was also used</w:t>
        </w:r>
      </w:ins>
      <w:ins w:id="122" w:author="John Maksuta" w:date="2024-11-19T18:27:00Z" w16du:dateUtc="2024-11-19T23:27:00Z">
        <w:r>
          <w:t xml:space="preserve"> </w:t>
        </w:r>
      </w:ins>
      <w:ins w:id="123" w:author="John Maksuta" w:date="2024-11-19T18:47:00Z" w16du:dateUtc="2024-11-19T23:47:00Z">
        <w:r w:rsidR="00206910">
          <w:t>by the backend server to interface with t</w:t>
        </w:r>
      </w:ins>
      <w:ins w:id="124" w:author="John Maksuta" w:date="2024-11-19T18:48:00Z" w16du:dateUtc="2024-11-19T23:48:00Z">
        <w:r w:rsidR="00206910">
          <w:t>he GPIO header pins. Specifically, it uses I2C communications to send and receive signals from the I2C GPIO header pins.</w:t>
        </w:r>
      </w:ins>
      <w:ins w:id="125" w:author="John Maksuta" w:date="2024-11-19T19:00:00Z" w16du:dateUtc="2024-11-20T00:00:00Z">
        <w:r w:rsidR="00A969E4">
          <w:t xml:space="preserve"> Accessing the </w:t>
        </w:r>
      </w:ins>
      <w:ins w:id="126" w:author="John Maksuta" w:date="2024-11-19T19:01:00Z" w16du:dateUtc="2024-11-20T00:01:00Z">
        <w:r w:rsidR="00A969E4">
          <w:t xml:space="preserve">GPIO headers of the Raspberry Pi, natively, requires writing </w:t>
        </w:r>
      </w:ins>
      <w:ins w:id="127" w:author="John Maksuta" w:date="2024-11-19T19:09:00Z" w16du:dateUtc="2024-11-20T00:09:00Z">
        <w:r w:rsidR="00702E30">
          <w:t>d</w:t>
        </w:r>
      </w:ins>
      <w:ins w:id="128" w:author="John Maksuta" w:date="2024-11-19T19:01:00Z" w16du:dateUtc="2024-11-20T00:01:00Z">
        <w:r w:rsidR="00A969E4">
          <w:t xml:space="preserve">evice </w:t>
        </w:r>
      </w:ins>
      <w:ins w:id="129" w:author="John Maksuta" w:date="2024-11-19T19:09:00Z" w16du:dateUtc="2024-11-20T00:09:00Z">
        <w:r w:rsidR="00702E30">
          <w:t>d</w:t>
        </w:r>
      </w:ins>
      <w:ins w:id="130" w:author="John Maksuta" w:date="2024-11-19T19:01:00Z" w16du:dateUtc="2024-11-20T00:01:00Z">
        <w:r w:rsidR="00A969E4">
          <w:t xml:space="preserve">rivers which is beyond the scope of this course, and thus we require a </w:t>
        </w:r>
      </w:ins>
      <w:ins w:id="131" w:author="John Maksuta" w:date="2024-11-19T19:02:00Z" w16du:dateUtc="2024-11-20T00:02:00Z">
        <w:r w:rsidR="00A969E4">
          <w:t>3</w:t>
        </w:r>
        <w:r w:rsidR="00A969E4" w:rsidRPr="00A969E4">
          <w:rPr>
            <w:vertAlign w:val="superscript"/>
            <w:rPrChange w:id="132" w:author="John Maksuta" w:date="2024-11-19T19:02:00Z" w16du:dateUtc="2024-11-20T00:02:00Z">
              <w:rPr/>
            </w:rPrChange>
          </w:rPr>
          <w:t>rd</w:t>
        </w:r>
        <w:r w:rsidR="00A969E4">
          <w:t xml:space="preserve"> party library to perform this task.</w:t>
        </w:r>
      </w:ins>
    </w:p>
    <w:p w14:paraId="71CC7A9B" w14:textId="4B4C98F2" w:rsidR="00206910" w:rsidRDefault="00206910" w:rsidP="00B1279C">
      <w:pPr>
        <w:ind w:firstLine="216"/>
        <w:jc w:val="left"/>
        <w:rPr>
          <w:ins w:id="133" w:author="John Maksuta" w:date="2024-11-19T19:15:00Z" w16du:dateUtc="2024-11-20T00:15:00Z"/>
        </w:rPr>
      </w:pPr>
      <w:ins w:id="134" w:author="John Maksuta" w:date="2024-11-19T18:49:00Z" w16du:dateUtc="2024-11-19T23:49:00Z">
        <w:r>
          <w:t>A derived work</w:t>
        </w:r>
      </w:ins>
      <w:ins w:id="135" w:author="John Maksuta" w:date="2024-11-19T19:02:00Z" w16du:dateUtc="2024-11-20T00:02:00Z">
        <w:r w:rsidR="00A969E4">
          <w:t>, which</w:t>
        </w:r>
      </w:ins>
      <w:ins w:id="136" w:author="John Maksuta" w:date="2024-11-19T18:49:00Z" w16du:dateUtc="2024-11-19T23:49:00Z">
        <w:r>
          <w:t xml:space="preserve"> is an original work based on an existing work</w:t>
        </w:r>
      </w:ins>
      <w:ins w:id="137" w:author="John Maksuta" w:date="2024-11-19T19:02:00Z" w16du:dateUtc="2024-11-20T00:02:00Z">
        <w:r w:rsidR="00A969E4">
          <w:t>,</w:t>
        </w:r>
      </w:ins>
      <w:ins w:id="138" w:author="John Maksuta" w:date="2024-11-19T18:49:00Z" w16du:dateUtc="2024-11-19T23:49:00Z">
        <w:r>
          <w:t xml:space="preserve"> was created</w:t>
        </w:r>
      </w:ins>
      <w:ins w:id="139" w:author="John Maksuta" w:date="2024-11-19T19:02:00Z" w16du:dateUtc="2024-11-20T00:02:00Z">
        <w:r w:rsidR="00A969E4">
          <w:t xml:space="preserve"> for interfacing with the sensor board</w:t>
        </w:r>
      </w:ins>
      <w:ins w:id="140" w:author="John Maksuta" w:date="2024-11-19T18:49:00Z" w16du:dateUtc="2024-11-19T23:49:00Z">
        <w:r>
          <w:t>. The Adafruit BME688 board has a</w:t>
        </w:r>
      </w:ins>
      <w:ins w:id="141" w:author="John Maksuta" w:date="2024-11-19T18:50:00Z" w16du:dateUtc="2024-11-19T23:50:00Z">
        <w:r>
          <w:t xml:space="preserve"> setup guide </w:t>
        </w:r>
      </w:ins>
      <w:ins w:id="142" w:author="John Maksuta" w:date="2024-11-19T18:54:00Z" w16du:dateUtc="2024-11-19T23:54:00Z">
        <w:r w:rsidR="00A969E4">
          <w:t>and detail</w:t>
        </w:r>
      </w:ins>
      <w:ins w:id="143" w:author="John Maksuta" w:date="2024-11-19T18:55:00Z" w16du:dateUtc="2024-11-19T23:55:00Z">
        <w:r w:rsidR="00A969E4">
          <w:t>ed tutorial, which links to their Adafruit CircuitPython BME680 library, written in Python</w:t>
        </w:r>
      </w:ins>
      <w:ins w:id="144" w:author="John Maksuta" w:date="2024-11-20T19:16:00Z" w16du:dateUtc="2024-11-21T00:16:00Z">
        <w:r w:rsidR="00045550">
          <w:t xml:space="preserve"> [14][15]</w:t>
        </w:r>
      </w:ins>
      <w:ins w:id="145" w:author="John Maksuta" w:date="2024-11-19T18:56:00Z" w16du:dateUtc="2024-11-19T23:56:00Z">
        <w:r w:rsidR="00A969E4">
          <w:t>.</w:t>
        </w:r>
      </w:ins>
      <w:ins w:id="146" w:author="John Maksuta" w:date="2024-11-19T19:03:00Z" w16du:dateUtc="2024-11-20T00:03:00Z">
        <w:r w:rsidR="00A969E4">
          <w:t xml:space="preserve"> There are no other resources other than code samples and the setup guide.</w:t>
        </w:r>
      </w:ins>
      <w:ins w:id="147" w:author="John Maksuta" w:date="2024-11-19T18:56:00Z" w16du:dateUtc="2024-11-19T23:56:00Z">
        <w:r w:rsidR="00A969E4">
          <w:t xml:space="preserve"> Our derived original work</w:t>
        </w:r>
      </w:ins>
      <w:ins w:id="148" w:author="John Maksuta" w:date="2024-11-19T18:57:00Z" w16du:dateUtc="2024-11-19T23:57:00Z">
        <w:r w:rsidR="00A969E4">
          <w:t xml:space="preserve"> is bas</w:t>
        </w:r>
      </w:ins>
      <w:ins w:id="149" w:author="John Maksuta" w:date="2024-11-19T18:58:00Z" w16du:dateUtc="2024-11-19T23:58:00Z">
        <w:r w:rsidR="00A969E4">
          <w:t>ed on th</w:t>
        </w:r>
      </w:ins>
      <w:ins w:id="150" w:author="John Maksuta" w:date="2024-11-19T19:03:00Z" w16du:dateUtc="2024-11-20T00:03:00Z">
        <w:r w:rsidR="00A969E4">
          <w:t>e Adafruit CircuitPython BME680</w:t>
        </w:r>
      </w:ins>
      <w:ins w:id="151" w:author="John Maksuta" w:date="2024-11-19T18:58:00Z" w16du:dateUtc="2024-11-19T23:58:00Z">
        <w:r w:rsidR="00A969E4">
          <w:t xml:space="preserve"> library and is</w:t>
        </w:r>
      </w:ins>
      <w:ins w:id="152" w:author="John Maksuta" w:date="2024-11-19T18:56:00Z" w16du:dateUtc="2024-11-19T23:56:00Z">
        <w:r w:rsidR="00A969E4">
          <w:t xml:space="preserve"> compliant under </w:t>
        </w:r>
      </w:ins>
      <w:ins w:id="153" w:author="John Maksuta" w:date="2024-11-19T18:57:00Z" w16du:dateUtc="2024-11-19T23:57:00Z">
        <w:r w:rsidR="00A969E4">
          <w:t xml:space="preserve">MIT and </w:t>
        </w:r>
        <w:r w:rsidR="00A969E4" w:rsidRPr="00A969E4">
          <w:t>BSD-3-Clause</w:t>
        </w:r>
        <w:r w:rsidR="00A969E4">
          <w:t xml:space="preserve"> license to be modified and redistributed</w:t>
        </w:r>
      </w:ins>
      <w:ins w:id="154" w:author="John Maksuta" w:date="2024-11-20T19:16:00Z" w16du:dateUtc="2024-11-21T00:16:00Z">
        <w:r w:rsidR="00045550">
          <w:t xml:space="preserve"> [15]</w:t>
        </w:r>
      </w:ins>
      <w:ins w:id="155" w:author="John Maksuta" w:date="2024-11-19T18:57:00Z" w16du:dateUtc="2024-11-19T23:57:00Z">
        <w:r w:rsidR="00A969E4">
          <w:t>.</w:t>
        </w:r>
      </w:ins>
      <w:ins w:id="156" w:author="John Maksuta" w:date="2024-11-19T18:58:00Z" w16du:dateUtc="2024-11-19T23:58:00Z">
        <w:r w:rsidR="00A969E4">
          <w:t xml:space="preserve"> What is original about our work is that it is written in Java instead of Python, and uses the Java language and </w:t>
        </w:r>
      </w:ins>
      <w:ins w:id="157" w:author="John Maksuta" w:date="2024-11-19T18:59:00Z" w16du:dateUtc="2024-11-19T23:59:00Z">
        <w:r w:rsidR="00A969E4">
          <w:t>o</w:t>
        </w:r>
      </w:ins>
      <w:ins w:id="158" w:author="John Maksuta" w:date="2024-11-19T18:58:00Z" w16du:dateUtc="2024-11-19T23:58:00Z">
        <w:r w:rsidR="00A969E4">
          <w:t xml:space="preserve">bject oriented design features of </w:t>
        </w:r>
      </w:ins>
      <w:ins w:id="159" w:author="John Maksuta" w:date="2024-11-19T18:59:00Z" w16du:dateUtc="2024-11-19T23:59:00Z">
        <w:r w:rsidR="00A969E4">
          <w:t>Java language.</w:t>
        </w:r>
      </w:ins>
      <w:ins w:id="160" w:author="John Maksuta" w:date="2024-11-20T02:50:00Z" w16du:dateUtc="2024-11-20T07:50:00Z">
        <w:r w:rsidR="00F21975">
          <w:t xml:space="preserve"> The original design was adapted to Java</w:t>
        </w:r>
      </w:ins>
      <w:ins w:id="161" w:author="John Maksuta" w:date="2024-11-20T02:56:00Z" w16du:dateUtc="2024-11-20T07:56:00Z">
        <w:r w:rsidR="000638D6">
          <w:t>,</w:t>
        </w:r>
      </w:ins>
      <w:ins w:id="162" w:author="John Maksuta" w:date="2024-11-20T02:55:00Z" w16du:dateUtc="2024-11-20T07:55:00Z">
        <w:r w:rsidR="00415BD4">
          <w:t xml:space="preserve"> separate class files</w:t>
        </w:r>
      </w:ins>
      <w:ins w:id="163" w:author="John Maksuta" w:date="2024-11-20T02:56:00Z" w16du:dateUtc="2024-11-20T07:56:00Z">
        <w:r w:rsidR="000638D6">
          <w:t xml:space="preserve"> were created</w:t>
        </w:r>
      </w:ins>
      <w:ins w:id="164" w:author="John Maksuta" w:date="2024-11-20T02:55:00Z" w16du:dateUtc="2024-11-20T07:55:00Z">
        <w:r w:rsidR="00415BD4">
          <w:t xml:space="preserve"> for the original Python classes, </w:t>
        </w:r>
      </w:ins>
      <w:ins w:id="165" w:author="John Maksuta" w:date="2024-11-20T02:56:00Z" w16du:dateUtc="2024-11-20T07:56:00Z">
        <w:r w:rsidR="000638D6">
          <w:t>code was r</w:t>
        </w:r>
      </w:ins>
      <w:ins w:id="166" w:author="John Maksuta" w:date="2024-11-20T02:57:00Z" w16du:dateUtc="2024-11-20T07:57:00Z">
        <w:r w:rsidR="000638D6">
          <w:t>ewritten</w:t>
        </w:r>
      </w:ins>
      <w:ins w:id="167" w:author="John Maksuta" w:date="2024-11-20T02:55:00Z" w16du:dateUtc="2024-11-20T07:55:00Z">
        <w:r w:rsidR="00415BD4">
          <w:t xml:space="preserve"> to mo</w:t>
        </w:r>
      </w:ins>
      <w:ins w:id="168" w:author="John Maksuta" w:date="2024-11-20T02:57:00Z" w16du:dateUtc="2024-11-20T07:57:00Z">
        <w:r w:rsidR="000638D6">
          <w:t>v</w:t>
        </w:r>
      </w:ins>
      <w:ins w:id="169" w:author="John Maksuta" w:date="2024-11-20T02:55:00Z" w16du:dateUtc="2024-11-20T07:55:00Z">
        <w:r w:rsidR="00415BD4">
          <w:t>e large code blocks into smaller functions with single respo</w:t>
        </w:r>
      </w:ins>
      <w:ins w:id="170" w:author="John Maksuta" w:date="2024-11-20T02:56:00Z" w16du:dateUtc="2024-11-20T07:56:00Z">
        <w:r w:rsidR="00415BD4">
          <w:t>nsibility principle,</w:t>
        </w:r>
      </w:ins>
      <w:ins w:id="171" w:author="John Maksuta" w:date="2024-11-20T02:50:00Z" w16du:dateUtc="2024-11-20T07:50:00Z">
        <w:r w:rsidR="00F21975">
          <w:t xml:space="preserve"> and new classes were added. </w:t>
        </w:r>
      </w:ins>
      <w:ins w:id="172" w:author="John Maksuta" w:date="2024-11-20T02:54:00Z" w16du:dateUtc="2024-11-20T07:54:00Z">
        <w:r w:rsidR="009F74B0">
          <w:t>New classes in t</w:t>
        </w:r>
      </w:ins>
      <w:ins w:id="173" w:author="John Maksuta" w:date="2024-11-20T02:50:00Z" w16du:dateUtc="2024-11-20T07:50:00Z">
        <w:r w:rsidR="00F21975">
          <w:t xml:space="preserve">he </w:t>
        </w:r>
      </w:ins>
      <w:ins w:id="174" w:author="John Maksuta" w:date="2024-11-20T02:51:00Z" w16du:dateUtc="2024-11-20T07:51:00Z">
        <w:r w:rsidR="00F21975">
          <w:t xml:space="preserve">package com.sensor </w:t>
        </w:r>
      </w:ins>
      <w:ins w:id="175" w:author="John Maksuta" w:date="2024-11-20T02:54:00Z" w16du:dateUtc="2024-11-20T07:54:00Z">
        <w:r w:rsidR="009F74B0">
          <w:t>are</w:t>
        </w:r>
      </w:ins>
      <w:ins w:id="176" w:author="John Maksuta" w:date="2024-11-20T02:51:00Z" w16du:dateUtc="2024-11-20T07:51:00Z">
        <w:r w:rsidR="00F21975">
          <w:t xml:space="preserve"> Sensor class and com.sensor.demo contains SensorDemo class. The </w:t>
        </w:r>
      </w:ins>
      <w:ins w:id="177" w:author="John Maksuta" w:date="2024-11-20T02:53:00Z" w16du:dateUtc="2024-11-20T07:53:00Z">
        <w:r w:rsidR="00F21975">
          <w:t xml:space="preserve">Sensor </w:t>
        </w:r>
      </w:ins>
      <w:ins w:id="178" w:author="John Maksuta" w:date="2024-11-20T02:51:00Z" w16du:dateUtc="2024-11-20T07:51:00Z">
        <w:r w:rsidR="00F21975">
          <w:t xml:space="preserve">class </w:t>
        </w:r>
      </w:ins>
      <w:ins w:id="179" w:author="John Maksuta" w:date="2024-11-20T02:53:00Z" w16du:dateUtc="2024-11-20T07:53:00Z">
        <w:r w:rsidR="00F21975">
          <w:t>is</w:t>
        </w:r>
      </w:ins>
      <w:ins w:id="180" w:author="John Maksuta" w:date="2024-11-20T02:51:00Z" w16du:dateUtc="2024-11-20T07:51:00Z">
        <w:r w:rsidR="00F21975">
          <w:t xml:space="preserve"> used </w:t>
        </w:r>
      </w:ins>
      <w:ins w:id="181" w:author="John Maksuta" w:date="2024-11-20T02:53:00Z" w16du:dateUtc="2024-11-20T07:53:00Z">
        <w:r w:rsidR="00F21975">
          <w:t>by external applications</w:t>
        </w:r>
      </w:ins>
      <w:ins w:id="182" w:author="John Maksuta" w:date="2024-11-20T02:52:00Z" w16du:dateUtc="2024-11-20T07:52:00Z">
        <w:r w:rsidR="00F21975">
          <w:t xml:space="preserve"> to control the sensor, retrieving data directly, and the SensorDemo contains a main function for demonstration of the Adafruit code within the library.</w:t>
        </w:r>
      </w:ins>
      <w:ins w:id="183" w:author="John Maksuta" w:date="2024-11-19T19:05:00Z" w16du:dateUtc="2024-11-20T00:05:00Z">
        <w:r w:rsidR="00267C79">
          <w:t xml:space="preserve"> </w:t>
        </w:r>
      </w:ins>
      <w:ins w:id="184" w:author="John Maksuta" w:date="2024-11-20T02:53:00Z" w16du:dateUtc="2024-11-20T07:53:00Z">
        <w:r w:rsidR="00F21975">
          <w:t>Our</w:t>
        </w:r>
      </w:ins>
      <w:ins w:id="185" w:author="John Maksuta" w:date="2024-11-19T19:05:00Z" w16du:dateUtc="2024-11-20T00:05:00Z">
        <w:r w:rsidR="00267C79">
          <w:t xml:space="preserve"> </w:t>
        </w:r>
      </w:ins>
      <w:ins w:id="186" w:author="John Maksuta" w:date="2024-11-20T02:53:00Z" w16du:dateUtc="2024-11-20T07:53:00Z">
        <w:r w:rsidR="00F21975">
          <w:t xml:space="preserve">project </w:t>
        </w:r>
      </w:ins>
      <w:ins w:id="187" w:author="John Maksuta" w:date="2024-11-19T19:06:00Z" w16du:dateUtc="2024-11-20T00:06:00Z">
        <w:r w:rsidR="00267C79">
          <w:t>library is called “adafruit_bme680” and resides in its own project as a JAR dependency for the server.</w:t>
        </w:r>
      </w:ins>
      <w:ins w:id="188" w:author="John Maksuta" w:date="2024-11-19T18:59:00Z" w16du:dateUtc="2024-11-19T23:59:00Z">
        <w:r w:rsidR="00A969E4">
          <w:t xml:space="preserve"> This is necessary because we are implementing Adafruit’s sensor board, and the only resources that are available are code sources open to modifi</w:t>
        </w:r>
      </w:ins>
      <w:ins w:id="189" w:author="John Maksuta" w:date="2024-11-19T19:00:00Z" w16du:dateUtc="2024-11-20T00:00:00Z">
        <w:r w:rsidR="00A969E4">
          <w:t>cation, as opposed to technical specifications, API, SDK, or other technical references.</w:t>
        </w:r>
      </w:ins>
      <w:ins w:id="190" w:author="John Maksuta" w:date="2024-11-19T19:04:00Z" w16du:dateUtc="2024-11-20T00:04:00Z">
        <w:r w:rsidR="00A969E4">
          <w:t xml:space="preserve"> </w:t>
        </w:r>
        <w:r w:rsidR="00A969E4">
          <w:lastRenderedPageBreak/>
          <w:t>Initially, it was intended to perform I2C and SPI communications, but</w:t>
        </w:r>
      </w:ins>
      <w:ins w:id="191" w:author="John Maksuta" w:date="2024-11-19T19:07:00Z" w16du:dateUtc="2024-11-20T00:07:00Z">
        <w:r w:rsidR="00267C79">
          <w:t xml:space="preserve"> due to time constraint</w:t>
        </w:r>
      </w:ins>
      <w:ins w:id="192" w:author="John Maksuta" w:date="2024-11-19T19:04:00Z" w16du:dateUtc="2024-11-20T00:04:00Z">
        <w:r w:rsidR="00A969E4">
          <w:t xml:space="preserve"> the I2</w:t>
        </w:r>
      </w:ins>
      <w:ins w:id="193" w:author="John Maksuta" w:date="2024-11-19T19:05:00Z" w16du:dateUtc="2024-11-20T00:05:00Z">
        <w:r w:rsidR="00A969E4">
          <w:t xml:space="preserve">C is the only </w:t>
        </w:r>
      </w:ins>
      <w:ins w:id="194" w:author="John Maksuta" w:date="2024-11-19T19:07:00Z" w16du:dateUtc="2024-11-20T00:07:00Z">
        <w:r w:rsidR="00267C79">
          <w:t xml:space="preserve">tested and </w:t>
        </w:r>
      </w:ins>
      <w:ins w:id="195" w:author="John Maksuta" w:date="2024-11-19T19:05:00Z" w16du:dateUtc="2024-11-20T00:05:00Z">
        <w:r w:rsidR="00A969E4">
          <w:t>working part</w:t>
        </w:r>
      </w:ins>
      <w:ins w:id="196" w:author="John Maksuta" w:date="2024-11-19T19:07:00Z" w16du:dateUtc="2024-11-20T00:07:00Z">
        <w:r w:rsidR="00267C79">
          <w:t xml:space="preserve"> of our library.</w:t>
        </w:r>
      </w:ins>
    </w:p>
    <w:p w14:paraId="51C63985" w14:textId="4F73F9E3" w:rsidR="00EC5216" w:rsidRPr="00EC5216" w:rsidRDefault="0021540D" w:rsidP="00EC5216">
      <w:pPr>
        <w:ind w:firstLine="216"/>
        <w:jc w:val="left"/>
        <w:rPr>
          <w:ins w:id="197" w:author="John Maksuta" w:date="2024-11-20T03:02:00Z"/>
        </w:rPr>
      </w:pPr>
      <w:ins w:id="198" w:author="John Maksuta" w:date="2024-11-19T19:15:00Z" w16du:dateUtc="2024-11-20T00:15:00Z">
        <w:r>
          <w:t xml:space="preserve">Our original code </w:t>
        </w:r>
      </w:ins>
      <w:ins w:id="199" w:author="John Maksuta" w:date="2024-11-19T19:16:00Z" w16du:dateUtc="2024-11-20T00:16:00Z">
        <w:r w:rsidR="00E666DA">
          <w:t xml:space="preserve">in the </w:t>
        </w:r>
      </w:ins>
      <w:ins w:id="200" w:author="John Maksuta" w:date="2024-11-19T19:17:00Z" w16du:dateUtc="2024-11-20T00:17:00Z">
        <w:r w:rsidR="00E666DA">
          <w:t>backend</w:t>
        </w:r>
      </w:ins>
      <w:ins w:id="201" w:author="John Maksuta" w:date="2024-11-19T19:15:00Z" w16du:dateUtc="2024-11-20T00:15:00Z">
        <w:r w:rsidR="00E666DA">
          <w:t xml:space="preserve"> server </w:t>
        </w:r>
      </w:ins>
      <w:ins w:id="202" w:author="John Maksuta" w:date="2024-11-19T19:22:00Z" w16du:dateUtc="2024-11-20T00:22:00Z">
        <w:r w:rsidR="001B4782">
          <w:t>includes</w:t>
        </w:r>
      </w:ins>
      <w:ins w:id="203" w:author="John Maksuta" w:date="2024-11-19T19:15:00Z" w16du:dateUtc="2024-11-20T00:15:00Z">
        <w:r w:rsidR="00E666DA">
          <w:t xml:space="preserve"> the classes for creating the REST </w:t>
        </w:r>
      </w:ins>
      <w:ins w:id="204" w:author="John Maksuta" w:date="2024-11-19T19:16:00Z" w16du:dateUtc="2024-11-20T00:16:00Z">
        <w:r w:rsidR="00E666DA">
          <w:t xml:space="preserve">API, the </w:t>
        </w:r>
      </w:ins>
      <w:ins w:id="205" w:author="John Maksuta" w:date="2024-11-20T02:57:00Z" w16du:dateUtc="2024-11-20T07:57:00Z">
        <w:r w:rsidR="0032398D">
          <w:t>s</w:t>
        </w:r>
      </w:ins>
      <w:ins w:id="206" w:author="John Maksuta" w:date="2024-11-19T19:16:00Z" w16du:dateUtc="2024-11-20T00:16:00Z">
        <w:r w:rsidR="00E666DA">
          <w:t>ensor controller,</w:t>
        </w:r>
      </w:ins>
      <w:ins w:id="207" w:author="John Maksuta" w:date="2024-11-19T19:15:00Z" w16du:dateUtc="2024-11-20T00:15:00Z">
        <w:r w:rsidR="00E666DA">
          <w:t xml:space="preserve"> and the </w:t>
        </w:r>
      </w:ins>
      <w:ins w:id="208" w:author="John Maksuta" w:date="2024-11-19T19:16:00Z" w16du:dateUtc="2024-11-20T00:16:00Z">
        <w:r w:rsidR="00E666DA">
          <w:t>data transfer object for the sensor data.</w:t>
        </w:r>
      </w:ins>
      <w:ins w:id="209" w:author="John Maksuta" w:date="2024-11-20T03:02:00Z" w16du:dateUtc="2024-11-20T08:02:00Z">
        <w:r w:rsidR="00EC5216">
          <w:t xml:space="preserve"> There are two packages </w:t>
        </w:r>
      </w:ins>
      <w:ins w:id="210" w:author="John Maksuta" w:date="2024-11-20T03:02:00Z">
        <w:r w:rsidR="00EC5216" w:rsidRPr="00EC5216">
          <w:t>com.cs370.project.</w:t>
        </w:r>
      </w:ins>
      <w:ins w:id="211" w:author="John Maksuta" w:date="2024-11-20T03:02:00Z" w16du:dateUtc="2024-11-20T08:02:00Z">
        <w:r w:rsidR="00EC5216">
          <w:t xml:space="preserve">weather and </w:t>
        </w:r>
      </w:ins>
      <w:ins w:id="212" w:author="John Maksuta" w:date="2024-11-20T03:02:00Z">
        <w:r w:rsidR="00EC5216" w:rsidRPr="00EC5216">
          <w:t>com.cs370.project.sensor</w:t>
        </w:r>
      </w:ins>
      <w:ins w:id="213" w:author="John Maksuta" w:date="2024-11-20T03:02:00Z" w16du:dateUtc="2024-11-20T08:02:00Z">
        <w:r w:rsidR="00EC5216">
          <w:t>.</w:t>
        </w:r>
      </w:ins>
    </w:p>
    <w:p w14:paraId="4271263A" w14:textId="07B32243" w:rsidR="0032398D" w:rsidRDefault="0032398D" w:rsidP="00EC5216">
      <w:pPr>
        <w:ind w:firstLine="216"/>
        <w:jc w:val="left"/>
        <w:rPr>
          <w:ins w:id="214" w:author="John Maksuta" w:date="2024-11-20T02:57:00Z" w16du:dateUtc="2024-11-20T07:57:00Z"/>
        </w:rPr>
      </w:pPr>
      <w:ins w:id="215" w:author="John Maksuta" w:date="2024-11-20T02:57:00Z" w16du:dateUtc="2024-11-20T07:57:00Z">
        <w:r>
          <w:t xml:space="preserve"> </w:t>
        </w:r>
      </w:ins>
      <w:ins w:id="216" w:author="John Maksuta" w:date="2024-11-20T02:58:00Z" w16du:dateUtc="2024-11-20T07:58:00Z">
        <w:r w:rsidR="00013D01">
          <w:t>WeatherApplication class contains the man function for the application. WeatherCont</w:t>
        </w:r>
      </w:ins>
      <w:ins w:id="217" w:author="John Maksuta" w:date="2024-11-20T02:59:00Z" w16du:dateUtc="2024-11-20T07:59:00Z">
        <w:r w:rsidR="00013D01">
          <w:t>roller is the Spring Framework REST API controller</w:t>
        </w:r>
        <w:r w:rsidR="00EC5216">
          <w:t>, where end</w:t>
        </w:r>
      </w:ins>
      <w:ins w:id="218" w:author="John Maksuta" w:date="2024-11-20T03:00:00Z" w16du:dateUtc="2024-11-20T08:00:00Z">
        <w:r w:rsidR="00EC5216">
          <w:t>points were added to allow communication. The endpoint “/</w:t>
        </w:r>
      </w:ins>
      <w:ins w:id="219" w:author="John Maksuta" w:date="2024-11-20T03:00:00Z">
        <w:r w:rsidR="00EC5216" w:rsidRPr="00EC5216">
          <w:t>sensordata</w:t>
        </w:r>
      </w:ins>
      <w:ins w:id="220" w:author="John Maksuta" w:date="2024-11-20T03:00:00Z" w16du:dateUtc="2024-11-20T08:00:00Z">
        <w:r w:rsidR="00EC5216">
          <w:t xml:space="preserve">” is used to </w:t>
        </w:r>
      </w:ins>
      <w:ins w:id="221" w:author="John Maksuta" w:date="2024-11-20T03:01:00Z" w16du:dateUtc="2024-11-20T08:01:00Z">
        <w:r w:rsidR="00EC5216">
          <w:t xml:space="preserve">retrieve the data which returns SensorData using and instance of </w:t>
        </w:r>
      </w:ins>
      <w:ins w:id="222" w:author="John Maksuta" w:date="2024-11-20T03:01:00Z">
        <w:r w:rsidR="00EC5216" w:rsidRPr="00EC5216">
          <w:t>SensorController</w:t>
        </w:r>
      </w:ins>
      <w:ins w:id="223" w:author="John Maksuta" w:date="2024-11-20T02:59:00Z" w16du:dateUtc="2024-11-20T07:59:00Z">
        <w:r w:rsidR="00013D01">
          <w:t>.</w:t>
        </w:r>
      </w:ins>
      <w:ins w:id="224" w:author="John Maksuta" w:date="2024-11-20T03:01:00Z" w16du:dateUtc="2024-11-20T08:01:00Z">
        <w:r w:rsidR="00EC5216">
          <w:t xml:space="preserve"> Sensor Controller class is </w:t>
        </w:r>
      </w:ins>
      <w:ins w:id="225" w:author="John Maksuta" w:date="2024-11-20T03:03:00Z" w16du:dateUtc="2024-11-20T08:03:00Z">
        <w:r w:rsidR="00EC5216">
          <w:t>uses the class com.sensor.</w:t>
        </w:r>
      </w:ins>
      <w:ins w:id="226" w:author="John Maksuta" w:date="2024-11-20T03:02:00Z" w16du:dateUtc="2024-11-20T08:02:00Z">
        <w:r w:rsidR="00EC5216">
          <w:t>Sensor</w:t>
        </w:r>
      </w:ins>
      <w:ins w:id="227" w:author="John Maksuta" w:date="2024-11-20T03:04:00Z" w16du:dateUtc="2024-11-20T08:04:00Z">
        <w:r w:rsidR="00EC5216">
          <w:t>,</w:t>
        </w:r>
      </w:ins>
      <w:ins w:id="228" w:author="John Maksuta" w:date="2024-11-20T03:03:00Z" w16du:dateUtc="2024-11-20T08:03:00Z">
        <w:r w:rsidR="00EC5216">
          <w:t xml:space="preserve"> from </w:t>
        </w:r>
      </w:ins>
      <w:ins w:id="229" w:author="John Maksuta" w:date="2024-11-20T03:04:00Z" w16du:dateUtc="2024-11-20T08:04:00Z">
        <w:r w:rsidR="00EC5216">
          <w:t>a</w:t>
        </w:r>
      </w:ins>
      <w:ins w:id="230" w:author="John Maksuta" w:date="2024-11-20T03:03:00Z" w16du:dateUtc="2024-11-20T08:03:00Z">
        <w:r w:rsidR="00EC5216">
          <w:t>dafruit_bme680 project, to retrieve the reading data from the sensor device, and</w:t>
        </w:r>
      </w:ins>
    </w:p>
    <w:p w14:paraId="1CE6EB6D" w14:textId="6E451C6C" w:rsidR="0021540D" w:rsidRDefault="00E666DA">
      <w:pPr>
        <w:ind w:firstLine="216"/>
        <w:jc w:val="left"/>
        <w:rPr>
          <w:ins w:id="231" w:author="John Maksuta" w:date="2024-11-20T03:35:00Z" w16du:dateUtc="2024-11-20T08:35:00Z"/>
        </w:rPr>
      </w:pPr>
      <w:ins w:id="232" w:author="John Maksuta" w:date="2024-11-19T19:17:00Z" w16du:dateUtc="2024-11-20T00:17:00Z">
        <w:r>
          <w:t>The client-side frontend includes original code for retrieving and displaying the sensor readings.</w:t>
        </w:r>
      </w:ins>
      <w:ins w:id="233" w:author="John Maksuta" w:date="2024-11-20T03:05:00Z" w16du:dateUtc="2024-11-20T08:05:00Z">
        <w:r w:rsidR="00284A97">
          <w:t xml:space="preserve"> The web page is very simple</w:t>
        </w:r>
      </w:ins>
      <w:ins w:id="234" w:author="John Maksuta" w:date="2024-11-20T03:06:00Z" w16du:dateUtc="2024-11-20T08:06:00Z">
        <w:r w:rsidR="00284A97">
          <w:t xml:space="preserve"> and contains a display and a button to retrieve the data.</w:t>
        </w:r>
      </w:ins>
      <w:ins w:id="235" w:author="John Maksuta" w:date="2024-11-20T03:04:00Z" w16du:dateUtc="2024-11-20T08:04:00Z">
        <w:r w:rsidR="00284A97">
          <w:t xml:space="preserve"> It uses the </w:t>
        </w:r>
      </w:ins>
      <w:ins w:id="236" w:author="John Maksuta" w:date="2024-11-20T03:07:00Z" w16du:dateUtc="2024-11-20T08:07:00Z">
        <w:r w:rsidR="00C464B3">
          <w:t>src/components/</w:t>
        </w:r>
      </w:ins>
      <w:ins w:id="237" w:author="John Maksuta" w:date="2024-11-20T03:04:00Z" w16du:dateUtc="2024-11-20T08:04:00Z">
        <w:r w:rsidR="00284A97">
          <w:t>Page.js</w:t>
        </w:r>
      </w:ins>
      <w:ins w:id="238" w:author="John Maksuta" w:date="2024-11-20T03:05:00Z" w16du:dateUtc="2024-11-20T08:05:00Z">
        <w:r w:rsidR="00284A97">
          <w:t xml:space="preserve"> to display the UI elements in the main page.</w:t>
        </w:r>
      </w:ins>
    </w:p>
    <w:p w14:paraId="4451B4C1" w14:textId="5A3C7D3D" w:rsidR="00A70B2B" w:rsidRDefault="00A70B2B">
      <w:pPr>
        <w:ind w:firstLine="216"/>
        <w:jc w:val="left"/>
        <w:rPr>
          <w:ins w:id="239" w:author="John Maksuta" w:date="2024-11-20T19:12:00Z" w16du:dateUtc="2024-11-21T00:12:00Z"/>
        </w:rPr>
      </w:pPr>
      <w:ins w:id="240" w:author="John Maksuta" w:date="2024-11-20T03:35:00Z" w16du:dateUtc="2024-11-20T08:35:00Z">
        <w:r>
          <w:t>There is a Python code</w:t>
        </w:r>
      </w:ins>
      <w:ins w:id="241" w:author="John Maksuta" w:date="2024-11-20T03:36:00Z" w16du:dateUtc="2024-11-20T08:36:00Z">
        <w:r>
          <w:t xml:space="preserve"> file written which will communicate with the sensor and write data to a database.</w:t>
        </w:r>
      </w:ins>
      <w:ins w:id="242" w:author="John Maksuta" w:date="2024-11-20T03:43:00Z" w16du:dateUtc="2024-11-20T08:43:00Z">
        <w:r w:rsidR="006B3370">
          <w:t xml:space="preserve"> It uses </w:t>
        </w:r>
      </w:ins>
      <w:ins w:id="243" w:author="John Maksuta" w:date="2024-11-20T03:44:00Z" w16du:dateUtc="2024-11-20T08:44:00Z">
        <w:r w:rsidR="006B3370" w:rsidRPr="006B3370">
          <w:t>board, digitalio, busio, adafruit_bme680, mysql.connector</w:t>
        </w:r>
        <w:r w:rsidR="006B3370">
          <w:t xml:space="preserve"> as import dependencies.</w:t>
        </w:r>
      </w:ins>
      <w:ins w:id="244" w:author="John Maksuta" w:date="2024-11-20T03:36:00Z" w16du:dateUtc="2024-11-20T08:36:00Z">
        <w:r>
          <w:t xml:space="preserve"> There is a </w:t>
        </w:r>
      </w:ins>
      <w:ins w:id="245" w:author="John Maksuta" w:date="2024-11-20T03:44:00Z" w16du:dateUtc="2024-11-20T08:44:00Z">
        <w:r w:rsidR="006B3370">
          <w:t>SensorDB_Setup</w:t>
        </w:r>
      </w:ins>
      <w:ins w:id="246" w:author="John Maksuta" w:date="2024-11-20T03:36:00Z" w16du:dateUtc="2024-11-20T08:36:00Z">
        <w:r>
          <w:t xml:space="preserve"> file for how to setup the code to run as a system in the project calle</w:t>
        </w:r>
      </w:ins>
      <w:ins w:id="247" w:author="John Maksuta" w:date="2024-11-20T03:37:00Z" w16du:dateUtc="2024-11-20T08:37:00Z">
        <w:r>
          <w:t xml:space="preserve">d </w:t>
        </w:r>
      </w:ins>
      <w:ins w:id="248" w:author="John Maksuta" w:date="2024-11-20T03:36:00Z" w16du:dateUtc="2024-11-20T08:36:00Z">
        <w:r>
          <w:t>Database</w:t>
        </w:r>
      </w:ins>
      <w:ins w:id="249" w:author="John Maksuta" w:date="2024-11-20T03:37:00Z" w16du:dateUtc="2024-11-20T08:37:00Z">
        <w:r>
          <w:t>. Unfortunately, there is currently no interface for the database to the server backend and thus, not communication to the client side from the database stored values.</w:t>
        </w:r>
      </w:ins>
      <w:ins w:id="250" w:author="John Maksuta" w:date="2024-11-20T03:38:00Z" w16du:dateUtc="2024-11-20T08:38:00Z">
        <w:r>
          <w:t xml:space="preserve"> Initially we thought we had </w:t>
        </w:r>
      </w:ins>
      <w:ins w:id="251" w:author="John Maksuta" w:date="2024-11-20T03:45:00Z" w16du:dateUtc="2024-11-20T08:45:00Z">
        <w:r w:rsidR="0024564B">
          <w:t>un</w:t>
        </w:r>
      </w:ins>
      <w:ins w:id="252" w:author="John Maksuta" w:date="2024-11-20T03:38:00Z" w16du:dateUtc="2024-11-20T08:38:00Z">
        <w:r>
          <w:t>til the end of November to complete the assignment, and if given that time, we would be able to complete that part. Essentially the Database project currently operates as an autonomous serv</w:t>
        </w:r>
      </w:ins>
      <w:ins w:id="253" w:author="John Maksuta" w:date="2024-11-20T03:39:00Z" w16du:dateUtc="2024-11-20T08:39:00Z">
        <w:r>
          <w:t>ice that reads data from the sensor and writes that data to a database.</w:t>
        </w:r>
      </w:ins>
    </w:p>
    <w:p w14:paraId="061ACD9F" w14:textId="1F6D6F03" w:rsidR="00097879" w:rsidRDefault="00097879" w:rsidP="00097879">
      <w:pPr>
        <w:pStyle w:val="Heading1"/>
        <w:rPr>
          <w:ins w:id="254" w:author="John Maksuta" w:date="2024-11-20T19:12:00Z" w16du:dateUtc="2024-11-21T00:12:00Z"/>
        </w:rPr>
      </w:pPr>
      <w:ins w:id="255" w:author="John Maksuta" w:date="2024-11-20T19:12:00Z" w16du:dateUtc="2024-11-21T00:12:00Z">
        <w:r>
          <w:t>Quantitative Analysis</w:t>
        </w:r>
      </w:ins>
    </w:p>
    <w:p w14:paraId="604C5B92" w14:textId="77777777" w:rsidR="00097879" w:rsidRDefault="00097879" w:rsidP="00097879">
      <w:pPr>
        <w:pStyle w:val="Heading2"/>
        <w:rPr>
          <w:ins w:id="256" w:author="John Maksuta" w:date="2024-11-20T19:12:00Z" w16du:dateUtc="2024-11-21T00:12:00Z"/>
        </w:rPr>
      </w:pPr>
      <w:ins w:id="257" w:author="John Maksuta" w:date="2024-11-20T19:12:00Z" w16du:dateUtc="2024-11-21T00:12:00Z">
        <w:r>
          <w:t>Power Consumption Estimates and Measurements</w:t>
        </w:r>
      </w:ins>
    </w:p>
    <w:p w14:paraId="6C61E8F9" w14:textId="77777777" w:rsidR="00097879" w:rsidRDefault="00097879" w:rsidP="00097879">
      <w:pPr>
        <w:pStyle w:val="BodyText"/>
        <w:jc w:val="left"/>
        <w:rPr>
          <w:ins w:id="258" w:author="John Maksuta" w:date="2024-11-20T19:12:00Z" w16du:dateUtc="2024-11-21T00:12:00Z"/>
        </w:rPr>
      </w:pPr>
      <w:ins w:id="259" w:author="John Maksuta" w:date="2024-11-20T19:12:00Z" w16du:dateUtc="2024-11-21T00:12:00Z">
        <w:r>
          <w:t>Energy conservation is paramount, particularly for IoT devices that are expected to operate continuously. monitoring power consumption from the Raspberry Pi circuit and the sensor circuit with time will check the possibility of the system for long-term use.</w:t>
        </w:r>
      </w:ins>
    </w:p>
    <w:p w14:paraId="033378BE" w14:textId="77777777" w:rsidR="00097879" w:rsidRPr="00B12888" w:rsidRDefault="00097879" w:rsidP="00B12888">
      <w:pPr>
        <w:pStyle w:val="ListParagraph"/>
        <w:numPr>
          <w:ilvl w:val="0"/>
          <w:numId w:val="16"/>
        </w:numPr>
        <w:rPr>
          <w:ins w:id="260" w:author="John Maksuta" w:date="2024-11-20T19:12:00Z" w16du:dateUtc="2024-11-21T00:12:00Z"/>
          <w:spacing w:val="-1"/>
          <w:lang w:val="x-none" w:eastAsia="x-none"/>
          <w:rPrChange w:id="261" w:author="John Maksuta" w:date="2024-11-20T19:14:00Z" w16du:dateUtc="2024-11-21T00:14:00Z">
            <w:rPr>
              <w:ins w:id="262" w:author="John Maksuta" w:date="2024-11-20T19:12:00Z" w16du:dateUtc="2024-11-21T00:12:00Z"/>
            </w:rPr>
          </w:rPrChange>
        </w:rPr>
        <w:pPrChange w:id="263" w:author="John Maksuta" w:date="2024-11-20T19:14:00Z" w16du:dateUtc="2024-11-21T00:14:00Z">
          <w:pPr>
            <w:ind w:left="360"/>
          </w:pPr>
        </w:pPrChange>
      </w:pPr>
      <w:ins w:id="264" w:author="John Maksuta" w:date="2024-11-20T19:12:00Z" w16du:dateUtc="2024-11-21T00:12:00Z">
        <w:r w:rsidRPr="00B12888">
          <w:rPr>
            <w:spacing w:val="-1"/>
            <w:lang w:val="x-none" w:eastAsia="x-none"/>
            <w:rPrChange w:id="265" w:author="John Maksuta" w:date="2024-11-20T19:14:00Z" w16du:dateUtc="2024-11-21T00:14:00Z">
              <w:rPr/>
            </w:rPrChange>
          </w:rPr>
          <w:t>Evaluation Plan</w:t>
        </w:r>
      </w:ins>
    </w:p>
    <w:p w14:paraId="68ABD43B" w14:textId="77777777" w:rsidR="00097879" w:rsidRDefault="00097879" w:rsidP="00097879">
      <w:pPr>
        <w:pStyle w:val="ListParagraph"/>
        <w:numPr>
          <w:ilvl w:val="0"/>
          <w:numId w:val="8"/>
        </w:numPr>
        <w:spacing w:line="240" w:lineRule="auto"/>
        <w:rPr>
          <w:ins w:id="266" w:author="John Maksuta" w:date="2024-11-20T19:12:00Z" w16du:dateUtc="2024-11-21T00:12:00Z"/>
          <w:rFonts w:eastAsia="SimSun"/>
          <w:spacing w:val="-1"/>
          <w:kern w:val="0"/>
          <w:sz w:val="20"/>
          <w:szCs w:val="20"/>
          <w:lang w:val="x-none" w:eastAsia="x-none"/>
          <w14:ligatures w14:val="none"/>
        </w:rPr>
      </w:pPr>
      <w:ins w:id="267" w:author="John Maksuta" w:date="2024-11-20T19:12:00Z" w16du:dateUtc="2024-11-21T00:12:00Z">
        <w:r>
          <w:rPr>
            <w:rFonts w:eastAsia="SimSun"/>
            <w:spacing w:val="-1"/>
            <w:kern w:val="0"/>
            <w:sz w:val="20"/>
            <w:szCs w:val="20"/>
            <w:lang w:val="x-none" w:eastAsia="x-none"/>
            <w14:ligatures w14:val="none"/>
          </w:rPr>
          <w:t>Measure power consumption using a wattmeter to track the current drawn by:</w:t>
        </w:r>
      </w:ins>
    </w:p>
    <w:p w14:paraId="22F9D905" w14:textId="77777777" w:rsidR="00097879" w:rsidRDefault="00097879" w:rsidP="00097879">
      <w:pPr>
        <w:pStyle w:val="ListParagraph"/>
        <w:numPr>
          <w:ilvl w:val="0"/>
          <w:numId w:val="8"/>
        </w:numPr>
        <w:spacing w:line="240" w:lineRule="auto"/>
        <w:rPr>
          <w:ins w:id="268" w:author="John Maksuta" w:date="2024-11-20T19:12:00Z" w16du:dateUtc="2024-11-21T00:12:00Z"/>
          <w:rFonts w:eastAsia="SimSun"/>
          <w:spacing w:val="-1"/>
          <w:kern w:val="0"/>
          <w:sz w:val="20"/>
          <w:szCs w:val="20"/>
          <w:lang w:val="x-none" w:eastAsia="x-none"/>
          <w14:ligatures w14:val="none"/>
        </w:rPr>
      </w:pPr>
      <w:ins w:id="269" w:author="John Maksuta" w:date="2024-11-20T19:12:00Z" w16du:dateUtc="2024-11-21T00:12:00Z">
        <w:r>
          <w:rPr>
            <w:rFonts w:eastAsia="SimSun"/>
            <w:spacing w:val="-1"/>
            <w:kern w:val="0"/>
            <w:sz w:val="20"/>
            <w:szCs w:val="20"/>
            <w:lang w:val="x-none" w:eastAsia="x-none"/>
            <w14:ligatures w14:val="none"/>
          </w:rPr>
          <w:t>Raspberry Pi when it is in idle mode and when it is under load.</w:t>
        </w:r>
      </w:ins>
    </w:p>
    <w:p w14:paraId="6607496A" w14:textId="77777777" w:rsidR="00097879" w:rsidRDefault="00097879" w:rsidP="00097879">
      <w:pPr>
        <w:pStyle w:val="ListParagraph"/>
        <w:numPr>
          <w:ilvl w:val="0"/>
          <w:numId w:val="8"/>
        </w:numPr>
        <w:spacing w:line="240" w:lineRule="auto"/>
        <w:rPr>
          <w:ins w:id="270" w:author="John Maksuta" w:date="2024-11-20T19:12:00Z" w16du:dateUtc="2024-11-21T00:12:00Z"/>
          <w:rFonts w:eastAsia="SimSun"/>
          <w:spacing w:val="-1"/>
          <w:kern w:val="0"/>
          <w:sz w:val="20"/>
          <w:szCs w:val="20"/>
          <w:lang w:val="x-none" w:eastAsia="x-none"/>
          <w14:ligatures w14:val="none"/>
        </w:rPr>
      </w:pPr>
      <w:ins w:id="271" w:author="John Maksuta" w:date="2024-11-20T19:12:00Z" w16du:dateUtc="2024-11-21T00:12:00Z">
        <w:r>
          <w:rPr>
            <w:rFonts w:eastAsia="SimSun"/>
            <w:spacing w:val="-1"/>
            <w:kern w:val="0"/>
            <w:sz w:val="20"/>
            <w:szCs w:val="20"/>
            <w:lang w:val="x-none" w:eastAsia="x-none"/>
            <w14:ligatures w14:val="none"/>
          </w:rPr>
          <w:t>active data collection and the sensor during sleep modes.</w:t>
        </w:r>
      </w:ins>
    </w:p>
    <w:p w14:paraId="409854FA" w14:textId="77777777" w:rsidR="00097879" w:rsidRDefault="00097879" w:rsidP="00097879">
      <w:pPr>
        <w:pStyle w:val="ListParagraph"/>
        <w:numPr>
          <w:ilvl w:val="0"/>
          <w:numId w:val="8"/>
        </w:numPr>
        <w:spacing w:line="240" w:lineRule="auto"/>
        <w:rPr>
          <w:ins w:id="272" w:author="John Maksuta" w:date="2024-11-20T19:12:00Z" w16du:dateUtc="2024-11-21T00:12:00Z"/>
          <w:rFonts w:eastAsia="SimSun"/>
          <w:spacing w:val="-1"/>
          <w:kern w:val="0"/>
          <w:sz w:val="20"/>
          <w:szCs w:val="20"/>
          <w:lang w:val="x-none" w:eastAsia="x-none"/>
          <w14:ligatures w14:val="none"/>
        </w:rPr>
      </w:pPr>
      <w:ins w:id="273" w:author="John Maksuta" w:date="2024-11-20T19:12:00Z" w16du:dateUtc="2024-11-21T00:12:00Z">
        <w:r>
          <w:rPr>
            <w:rFonts w:eastAsia="SimSun"/>
            <w:spacing w:val="-1"/>
            <w:kern w:val="0"/>
            <w:sz w:val="20"/>
            <w:szCs w:val="20"/>
            <w:lang w:val="x-none" w:eastAsia="x-none"/>
            <w14:ligatures w14:val="none"/>
          </w:rPr>
          <w:t>Estimate total power usage - Express the daily and monthly energy consumption in watt-hours (Wh) and estimate the yearly power cost.</w:t>
        </w:r>
      </w:ins>
    </w:p>
    <w:p w14:paraId="2F00E31F" w14:textId="77777777" w:rsidR="00097879" w:rsidRDefault="00097879" w:rsidP="00097879">
      <w:pPr>
        <w:pStyle w:val="ListParagraph"/>
        <w:numPr>
          <w:ilvl w:val="0"/>
          <w:numId w:val="8"/>
        </w:numPr>
        <w:spacing w:line="240" w:lineRule="auto"/>
        <w:rPr>
          <w:ins w:id="274" w:author="John Maksuta" w:date="2024-11-20T19:14:00Z" w16du:dateUtc="2024-11-21T00:14:00Z"/>
          <w:rFonts w:eastAsia="SimSun"/>
          <w:spacing w:val="-1"/>
          <w:kern w:val="0"/>
          <w:sz w:val="20"/>
          <w:szCs w:val="20"/>
          <w:lang w:val="x-none" w:eastAsia="x-none"/>
          <w14:ligatures w14:val="none"/>
        </w:rPr>
      </w:pPr>
      <w:ins w:id="275" w:author="John Maksuta" w:date="2024-11-20T19:12:00Z" w16du:dateUtc="2024-11-21T00:12:00Z">
        <w:r>
          <w:rPr>
            <w:rFonts w:eastAsia="SimSun"/>
            <w:spacing w:val="-1"/>
            <w:kern w:val="0"/>
            <w:sz w:val="20"/>
            <w:szCs w:val="20"/>
            <w:lang w:val="x-none" w:eastAsia="x-none"/>
            <w14:ligatures w14:val="none"/>
          </w:rPr>
          <w:t>Comparison with benchmarks - Use data on other similar IoT devices to compare the amount of power consumed to assess energy efficiency.</w:t>
        </w:r>
      </w:ins>
    </w:p>
    <w:p w14:paraId="5DFCFD43" w14:textId="77777777" w:rsidR="00B12888" w:rsidRDefault="00B12888" w:rsidP="00B12888">
      <w:pPr>
        <w:pStyle w:val="ListParagraph"/>
        <w:spacing w:line="240" w:lineRule="auto"/>
        <w:rPr>
          <w:ins w:id="276" w:author="John Maksuta" w:date="2024-11-20T19:12:00Z" w16du:dateUtc="2024-11-21T00:12:00Z"/>
          <w:rFonts w:eastAsia="SimSun"/>
          <w:spacing w:val="-1"/>
          <w:kern w:val="0"/>
          <w:sz w:val="20"/>
          <w:szCs w:val="20"/>
          <w:lang w:val="x-none" w:eastAsia="x-none"/>
          <w14:ligatures w14:val="none"/>
        </w:rPr>
        <w:pPrChange w:id="277" w:author="John Maksuta" w:date="2024-11-20T19:14:00Z" w16du:dateUtc="2024-11-21T00:14:00Z">
          <w:pPr>
            <w:pStyle w:val="ListParagraph"/>
            <w:numPr>
              <w:numId w:val="8"/>
            </w:numPr>
            <w:tabs>
              <w:tab w:val="num" w:pos="0"/>
            </w:tabs>
            <w:spacing w:line="240" w:lineRule="auto"/>
            <w:ind w:hanging="360"/>
          </w:pPr>
        </w:pPrChange>
      </w:pPr>
    </w:p>
    <w:p w14:paraId="5015F01B" w14:textId="77777777" w:rsidR="00097879" w:rsidRPr="00B12888" w:rsidRDefault="00097879" w:rsidP="00B12888">
      <w:pPr>
        <w:pStyle w:val="ListParagraph"/>
        <w:numPr>
          <w:ilvl w:val="0"/>
          <w:numId w:val="16"/>
        </w:numPr>
        <w:rPr>
          <w:ins w:id="278" w:author="John Maksuta" w:date="2024-11-20T19:12:00Z" w16du:dateUtc="2024-11-21T00:12:00Z"/>
          <w:spacing w:val="-1"/>
          <w:lang w:val="x-none" w:eastAsia="x-none"/>
          <w:rPrChange w:id="279" w:author="John Maksuta" w:date="2024-11-20T19:14:00Z" w16du:dateUtc="2024-11-21T00:14:00Z">
            <w:rPr>
              <w:ins w:id="280" w:author="John Maksuta" w:date="2024-11-20T19:12:00Z" w16du:dateUtc="2024-11-21T00:12:00Z"/>
            </w:rPr>
          </w:rPrChange>
        </w:rPr>
        <w:pPrChange w:id="281" w:author="John Maksuta" w:date="2024-11-20T19:14:00Z" w16du:dateUtc="2024-11-21T00:14:00Z">
          <w:pPr>
            <w:ind w:left="360"/>
          </w:pPr>
        </w:pPrChange>
      </w:pPr>
      <w:ins w:id="282" w:author="John Maksuta" w:date="2024-11-20T19:12:00Z" w16du:dateUtc="2024-11-21T00:12:00Z">
        <w:r w:rsidRPr="00B12888">
          <w:rPr>
            <w:spacing w:val="-1"/>
            <w:lang w:val="x-none" w:eastAsia="x-none"/>
            <w:rPrChange w:id="283" w:author="John Maksuta" w:date="2024-11-20T19:14:00Z" w16du:dateUtc="2024-11-21T00:14:00Z">
              <w:rPr/>
            </w:rPrChange>
          </w:rPr>
          <w:t>Expected Data</w:t>
        </w:r>
      </w:ins>
    </w:p>
    <w:p w14:paraId="74A91F76" w14:textId="77777777" w:rsidR="00097879" w:rsidRDefault="00097879" w:rsidP="00097879">
      <w:pPr>
        <w:pStyle w:val="ListParagraph"/>
        <w:numPr>
          <w:ilvl w:val="0"/>
          <w:numId w:val="8"/>
        </w:numPr>
        <w:spacing w:line="240" w:lineRule="auto"/>
        <w:rPr>
          <w:ins w:id="284" w:author="John Maksuta" w:date="2024-11-20T19:12:00Z" w16du:dateUtc="2024-11-21T00:12:00Z"/>
          <w:rFonts w:eastAsia="SimSun"/>
          <w:spacing w:val="-1"/>
          <w:kern w:val="0"/>
          <w:sz w:val="20"/>
          <w:szCs w:val="20"/>
          <w:lang w:val="x-none" w:eastAsia="x-none"/>
          <w14:ligatures w14:val="none"/>
        </w:rPr>
      </w:pPr>
      <w:ins w:id="285" w:author="John Maksuta" w:date="2024-11-20T19:12:00Z" w16du:dateUtc="2024-11-21T00:12:00Z">
        <w:r>
          <w:rPr>
            <w:rFonts w:eastAsia="SimSun"/>
            <w:spacing w:val="-1"/>
            <w:kern w:val="0"/>
            <w:sz w:val="20"/>
            <w:szCs w:val="20"/>
            <w:lang w:val="x-none" w:eastAsia="x-none"/>
            <w14:ligatures w14:val="none"/>
          </w:rPr>
          <w:t>Idle Power Consumption</w:t>
        </w:r>
      </w:ins>
    </w:p>
    <w:p w14:paraId="1728E20A" w14:textId="77777777" w:rsidR="00097879" w:rsidRDefault="00097879" w:rsidP="00097879">
      <w:pPr>
        <w:pStyle w:val="ListParagraph"/>
        <w:numPr>
          <w:ilvl w:val="0"/>
          <w:numId w:val="8"/>
        </w:numPr>
        <w:spacing w:line="240" w:lineRule="auto"/>
        <w:rPr>
          <w:ins w:id="286" w:author="John Maksuta" w:date="2024-11-20T19:12:00Z" w16du:dateUtc="2024-11-21T00:12:00Z"/>
          <w:rFonts w:eastAsia="SimSun"/>
          <w:spacing w:val="-1"/>
          <w:kern w:val="0"/>
          <w:sz w:val="20"/>
          <w:szCs w:val="20"/>
          <w:lang w:val="x-none" w:eastAsia="x-none"/>
          <w14:ligatures w14:val="none"/>
        </w:rPr>
      </w:pPr>
      <w:ins w:id="287" w:author="John Maksuta" w:date="2024-11-20T19:12:00Z" w16du:dateUtc="2024-11-21T00:12:00Z">
        <w:r>
          <w:rPr>
            <w:rFonts w:eastAsia="SimSun"/>
            <w:spacing w:val="-1"/>
            <w:kern w:val="0"/>
            <w:sz w:val="20"/>
            <w:szCs w:val="20"/>
            <w:lang w:val="x-none" w:eastAsia="x-none"/>
            <w14:ligatures w14:val="none"/>
          </w:rPr>
          <w:t>Peak Power Consumption</w:t>
        </w:r>
      </w:ins>
    </w:p>
    <w:p w14:paraId="167449F7" w14:textId="77777777" w:rsidR="00097879" w:rsidRDefault="00097879" w:rsidP="00097879">
      <w:pPr>
        <w:pStyle w:val="ListParagraph"/>
        <w:numPr>
          <w:ilvl w:val="0"/>
          <w:numId w:val="8"/>
        </w:numPr>
        <w:spacing w:after="0" w:line="240" w:lineRule="auto"/>
        <w:rPr>
          <w:ins w:id="288" w:author="John Maksuta" w:date="2024-11-20T19:12:00Z" w16du:dateUtc="2024-11-21T00:12:00Z"/>
          <w:sz w:val="20"/>
          <w:szCs w:val="20"/>
        </w:rPr>
      </w:pPr>
      <w:ins w:id="289" w:author="John Maksuta" w:date="2024-11-20T19:12:00Z" w16du:dateUtc="2024-11-21T00:12:00Z">
        <w:r>
          <w:rPr>
            <w:rFonts w:eastAsia="SimSun"/>
            <w:spacing w:val="-1"/>
            <w:kern w:val="0"/>
            <w:sz w:val="20"/>
            <w:szCs w:val="20"/>
            <w:lang w:val="x-none" w:eastAsia="x-none"/>
            <w14:ligatures w14:val="none"/>
          </w:rPr>
          <w:t>Projected Energy Cost - Assuming a power cost of $0.13 per kWh</w:t>
        </w:r>
      </w:ins>
    </w:p>
    <w:p w14:paraId="06464247" w14:textId="77777777" w:rsidR="00097879" w:rsidRDefault="00097879" w:rsidP="00097879">
      <w:pPr>
        <w:pStyle w:val="Heading2"/>
        <w:rPr>
          <w:ins w:id="290" w:author="John Maksuta" w:date="2024-11-20T19:12:00Z" w16du:dateUtc="2024-11-21T00:12:00Z"/>
        </w:rPr>
      </w:pPr>
      <w:ins w:id="291" w:author="John Maksuta" w:date="2024-11-20T19:12:00Z" w16du:dateUtc="2024-11-21T00:12:00Z">
        <w:r>
          <w:t>Cost and Marketability Analysis</w:t>
        </w:r>
      </w:ins>
    </w:p>
    <w:p w14:paraId="50696473" w14:textId="77777777" w:rsidR="00097879" w:rsidRDefault="00097879" w:rsidP="00097879">
      <w:pPr>
        <w:pStyle w:val="BodyText"/>
        <w:spacing w:after="140" w:line="276" w:lineRule="auto"/>
        <w:rPr>
          <w:ins w:id="292" w:author="John Maksuta" w:date="2024-11-20T19:12:00Z" w16du:dateUtc="2024-11-21T00:12:00Z"/>
        </w:rPr>
      </w:pPr>
      <w:ins w:id="293" w:author="John Maksuta" w:date="2024-11-20T19:12:00Z" w16du:dateUtc="2024-11-21T00:12:00Z">
        <w:r>
          <w:t>The project's hardware components consist of the Raspberry Pi 3 B+ ($35.00) and Adafruit BME688 sensor ($19.95). Additional required components include power supply ($7.99), SD card ($8.99), case ($9.99), and cables ($5.99), bringing the total prototype cost to $87.91.</w:t>
        </w:r>
      </w:ins>
    </w:p>
    <w:p w14:paraId="763F74A1" w14:textId="77777777" w:rsidR="00097879" w:rsidRDefault="00097879" w:rsidP="00097879">
      <w:pPr>
        <w:pStyle w:val="BodyText"/>
        <w:numPr>
          <w:ilvl w:val="0"/>
          <w:numId w:val="13"/>
        </w:numPr>
        <w:spacing w:after="140" w:line="276" w:lineRule="auto"/>
        <w:jc w:val="left"/>
        <w:rPr>
          <w:ins w:id="294" w:author="John Maksuta" w:date="2024-11-20T19:12:00Z" w16du:dateUtc="2024-11-21T00:12:00Z"/>
        </w:rPr>
        <w:pPrChange w:id="295" w:author="John Maksuta" w:date="2024-11-20T19:13:00Z" w16du:dateUtc="2024-11-21T00:13:00Z">
          <w:pPr>
            <w:pStyle w:val="BodyText"/>
            <w:spacing w:after="140" w:line="276" w:lineRule="auto"/>
            <w:ind w:firstLine="0"/>
            <w:jc w:val="center"/>
          </w:pPr>
        </w:pPrChange>
      </w:pPr>
      <w:ins w:id="296" w:author="John Maksuta" w:date="2024-11-20T19:12:00Z" w16du:dateUtc="2024-11-21T00:12:00Z">
        <w:r>
          <w:t xml:space="preserve">Market Analysis </w:t>
        </w:r>
      </w:ins>
    </w:p>
    <w:p w14:paraId="7B6A310E" w14:textId="77777777" w:rsidR="00097879" w:rsidRDefault="00097879" w:rsidP="00097879">
      <w:pPr>
        <w:pStyle w:val="BodyText"/>
        <w:spacing w:after="140" w:line="276" w:lineRule="auto"/>
        <w:rPr>
          <w:ins w:id="297" w:author="John Maksuta" w:date="2024-11-20T19:12:00Z" w16du:dateUtc="2024-11-21T00:12:00Z"/>
        </w:rPr>
      </w:pPr>
      <w:ins w:id="298" w:author="John Maksuta" w:date="2024-11-20T19:12:00Z" w16du:dateUtc="2024-11-21T00:12:00Z">
        <w:r>
          <w:t>The environmental monitoring sector is experiencing growth driven by increased awareness of indoor air quality and its health impacts. Our analysis of current market offerings identifies two primary competitors:</w:t>
        </w:r>
      </w:ins>
    </w:p>
    <w:p w14:paraId="33E8EDEF" w14:textId="77777777" w:rsidR="00097879" w:rsidRDefault="00097879" w:rsidP="00097879">
      <w:pPr>
        <w:pStyle w:val="BodyText"/>
        <w:numPr>
          <w:ilvl w:val="0"/>
          <w:numId w:val="9"/>
        </w:numPr>
        <w:tabs>
          <w:tab w:val="clear" w:pos="288"/>
          <w:tab w:val="left" w:pos="709"/>
        </w:tabs>
        <w:spacing w:after="0"/>
        <w:rPr>
          <w:ins w:id="299" w:author="John Maksuta" w:date="2024-11-20T19:12:00Z" w16du:dateUtc="2024-11-21T00:12:00Z"/>
        </w:rPr>
      </w:pPr>
      <w:ins w:id="300" w:author="John Maksuta" w:date="2024-11-20T19:12:00Z" w16du:dateUtc="2024-11-21T00:12:00Z">
        <w:r>
          <w:t xml:space="preserve">AirThings ($299): Features comprehensive monitoring with mobile integration and requires subscription for advanced features. </w:t>
        </w:r>
      </w:ins>
    </w:p>
    <w:p w14:paraId="09FCA971" w14:textId="77777777" w:rsidR="00097879" w:rsidRDefault="00097879" w:rsidP="00097879">
      <w:pPr>
        <w:pStyle w:val="BodyText"/>
        <w:numPr>
          <w:ilvl w:val="0"/>
          <w:numId w:val="9"/>
        </w:numPr>
        <w:tabs>
          <w:tab w:val="clear" w:pos="288"/>
          <w:tab w:val="left" w:pos="709"/>
        </w:tabs>
        <w:rPr>
          <w:ins w:id="301" w:author="John Maksuta" w:date="2024-11-20T19:12:00Z" w16du:dateUtc="2024-11-21T00:12:00Z"/>
        </w:rPr>
      </w:pPr>
      <w:ins w:id="302" w:author="John Maksuta" w:date="2024-11-20T19:12:00Z" w16du:dateUtc="2024-11-21T00:12:00Z">
        <w:r>
          <w:t>Inkbird ($89.99): 6-in-1 indoor air quality monitor.</w:t>
        </w:r>
      </w:ins>
    </w:p>
    <w:p w14:paraId="3CFD0FB2" w14:textId="77777777" w:rsidR="00097879" w:rsidRDefault="00097879" w:rsidP="00097879">
      <w:pPr>
        <w:pStyle w:val="BodyText"/>
        <w:ind w:firstLine="0"/>
        <w:rPr>
          <w:ins w:id="303" w:author="John Maksuta" w:date="2024-11-20T19:12:00Z" w16du:dateUtc="2024-11-21T00:12:00Z"/>
        </w:rPr>
      </w:pPr>
      <w:ins w:id="304" w:author="John Maksuta" w:date="2024-11-20T19:12:00Z" w16du:dateUtc="2024-11-21T00:12:00Z">
        <w:r>
          <w:t>Our solution targets three primary market segments:</w:t>
        </w:r>
      </w:ins>
    </w:p>
    <w:p w14:paraId="534FE99E" w14:textId="77777777" w:rsidR="00097879" w:rsidRDefault="00097879" w:rsidP="00097879">
      <w:pPr>
        <w:pStyle w:val="BodyText"/>
        <w:numPr>
          <w:ilvl w:val="0"/>
          <w:numId w:val="10"/>
        </w:numPr>
        <w:tabs>
          <w:tab w:val="clear" w:pos="288"/>
          <w:tab w:val="clear" w:pos="720"/>
          <w:tab w:val="left" w:pos="709"/>
          <w:tab w:val="left" w:pos="3369"/>
        </w:tabs>
        <w:spacing w:after="0"/>
        <w:rPr>
          <w:ins w:id="305" w:author="John Maksuta" w:date="2024-11-20T19:12:00Z" w16du:dateUtc="2024-11-21T00:12:00Z"/>
        </w:rPr>
      </w:pPr>
      <w:ins w:id="306" w:author="John Maksuta" w:date="2024-11-20T19:12:00Z" w16du:dateUtc="2024-11-21T00:12:00Z">
        <w:r>
          <w:t xml:space="preserve">Educational institutions requiring cost-effective monitoring solutions </w:t>
        </w:r>
      </w:ins>
    </w:p>
    <w:p w14:paraId="3BC236F4" w14:textId="77777777" w:rsidR="00097879" w:rsidRDefault="00097879" w:rsidP="00097879">
      <w:pPr>
        <w:pStyle w:val="BodyText"/>
        <w:numPr>
          <w:ilvl w:val="0"/>
          <w:numId w:val="10"/>
        </w:numPr>
        <w:tabs>
          <w:tab w:val="clear" w:pos="288"/>
          <w:tab w:val="clear" w:pos="720"/>
          <w:tab w:val="left" w:pos="709"/>
          <w:tab w:val="left" w:pos="3369"/>
        </w:tabs>
        <w:spacing w:after="0"/>
        <w:rPr>
          <w:ins w:id="307" w:author="John Maksuta" w:date="2024-11-20T19:12:00Z" w16du:dateUtc="2024-11-21T00:12:00Z"/>
        </w:rPr>
      </w:pPr>
      <w:ins w:id="308" w:author="John Maksuta" w:date="2024-11-20T19:12:00Z" w16du:dateUtc="2024-11-21T00:12:00Z">
        <w:r>
          <w:t xml:space="preserve">Small businesses needing environmental compliance monitoring </w:t>
        </w:r>
      </w:ins>
    </w:p>
    <w:p w14:paraId="24C2FF57" w14:textId="77777777" w:rsidR="00097879" w:rsidRDefault="00097879" w:rsidP="00097879">
      <w:pPr>
        <w:pStyle w:val="BodyText"/>
        <w:numPr>
          <w:ilvl w:val="0"/>
          <w:numId w:val="10"/>
        </w:numPr>
        <w:tabs>
          <w:tab w:val="clear" w:pos="288"/>
          <w:tab w:val="clear" w:pos="720"/>
          <w:tab w:val="left" w:pos="709"/>
          <w:tab w:val="left" w:pos="3369"/>
        </w:tabs>
        <w:rPr>
          <w:ins w:id="309" w:author="John Maksuta" w:date="2024-11-20T19:12:00Z" w16du:dateUtc="2024-11-21T00:12:00Z"/>
        </w:rPr>
      </w:pPr>
      <w:ins w:id="310" w:author="John Maksuta" w:date="2024-11-20T19:12:00Z" w16du:dateUtc="2024-11-21T00:12:00Z">
        <w:r>
          <w:t xml:space="preserve">Home automation enthusiasts seeking customizable platforms </w:t>
        </w:r>
      </w:ins>
    </w:p>
    <w:p w14:paraId="67CA7822" w14:textId="77777777" w:rsidR="00097879" w:rsidRDefault="00097879" w:rsidP="00097879">
      <w:pPr>
        <w:pStyle w:val="BodyText"/>
        <w:ind w:firstLine="0"/>
        <w:jc w:val="center"/>
        <w:rPr>
          <w:ins w:id="311" w:author="John Maksuta" w:date="2024-11-20T19:12:00Z" w16du:dateUtc="2024-11-21T00:12:00Z"/>
        </w:rPr>
      </w:pPr>
    </w:p>
    <w:p w14:paraId="5D6F8DC9" w14:textId="77777777" w:rsidR="00097879" w:rsidRDefault="00097879" w:rsidP="00097879">
      <w:pPr>
        <w:pStyle w:val="BodyText"/>
        <w:numPr>
          <w:ilvl w:val="0"/>
          <w:numId w:val="13"/>
        </w:numPr>
        <w:jc w:val="left"/>
        <w:rPr>
          <w:ins w:id="312" w:author="John Maksuta" w:date="2024-11-20T19:12:00Z" w16du:dateUtc="2024-11-21T00:12:00Z"/>
        </w:rPr>
        <w:pPrChange w:id="313" w:author="John Maksuta" w:date="2024-11-20T19:13:00Z" w16du:dateUtc="2024-11-21T00:13:00Z">
          <w:pPr>
            <w:pStyle w:val="BodyText"/>
            <w:ind w:firstLine="0"/>
            <w:jc w:val="center"/>
          </w:pPr>
        </w:pPrChange>
      </w:pPr>
      <w:ins w:id="314" w:author="John Maksuta" w:date="2024-11-20T19:12:00Z" w16du:dateUtc="2024-11-21T00:12:00Z">
        <w:r>
          <w:t>Competitive Advantages</w:t>
        </w:r>
      </w:ins>
    </w:p>
    <w:p w14:paraId="1B9F4544" w14:textId="77777777" w:rsidR="00097879" w:rsidRDefault="00097879" w:rsidP="00097879">
      <w:pPr>
        <w:pStyle w:val="BodyText"/>
        <w:ind w:firstLine="0"/>
        <w:rPr>
          <w:ins w:id="315" w:author="John Maksuta" w:date="2024-11-20T19:12:00Z" w16du:dateUtc="2024-11-21T00:12:00Z"/>
        </w:rPr>
      </w:pPr>
      <w:ins w:id="316" w:author="John Maksuta" w:date="2024-11-20T19:12:00Z" w16du:dateUtc="2024-11-21T00:12:00Z">
        <w:r>
          <w:t>Our system differentiates itself through:</w:t>
        </w:r>
      </w:ins>
    </w:p>
    <w:p w14:paraId="48311519" w14:textId="77777777" w:rsidR="00097879" w:rsidRDefault="00097879" w:rsidP="00097879">
      <w:pPr>
        <w:pStyle w:val="BodyText"/>
        <w:numPr>
          <w:ilvl w:val="0"/>
          <w:numId w:val="10"/>
        </w:numPr>
        <w:tabs>
          <w:tab w:val="clear" w:pos="288"/>
          <w:tab w:val="clear" w:pos="720"/>
          <w:tab w:val="left" w:pos="709"/>
          <w:tab w:val="left" w:pos="3369"/>
        </w:tabs>
        <w:spacing w:after="0"/>
        <w:rPr>
          <w:ins w:id="317" w:author="John Maksuta" w:date="2024-11-20T19:12:00Z" w16du:dateUtc="2024-11-21T00:12:00Z"/>
        </w:rPr>
      </w:pPr>
      <w:ins w:id="318" w:author="John Maksuta" w:date="2024-11-20T19:12:00Z" w16du:dateUtc="2024-11-21T00:12:00Z">
        <w:r>
          <w:t>Open API architecture enabling custom integration</w:t>
        </w:r>
      </w:ins>
    </w:p>
    <w:p w14:paraId="1E03404B" w14:textId="77777777" w:rsidR="00097879" w:rsidRDefault="00097879" w:rsidP="00097879">
      <w:pPr>
        <w:pStyle w:val="BodyText"/>
        <w:numPr>
          <w:ilvl w:val="0"/>
          <w:numId w:val="10"/>
        </w:numPr>
        <w:tabs>
          <w:tab w:val="clear" w:pos="288"/>
          <w:tab w:val="clear" w:pos="720"/>
          <w:tab w:val="left" w:pos="709"/>
          <w:tab w:val="left" w:pos="3369"/>
        </w:tabs>
        <w:spacing w:after="0"/>
        <w:rPr>
          <w:ins w:id="319" w:author="John Maksuta" w:date="2024-11-20T19:12:00Z" w16du:dateUtc="2024-11-21T00:12:00Z"/>
        </w:rPr>
      </w:pPr>
      <w:ins w:id="320" w:author="John Maksuta" w:date="2024-11-20T19:12:00Z" w16du:dateUtc="2024-11-21T00:12:00Z">
        <w:r>
          <w:t>Local data processing eliminating subscription requirements</w:t>
        </w:r>
      </w:ins>
    </w:p>
    <w:p w14:paraId="7DC63969" w14:textId="77777777" w:rsidR="00097879" w:rsidRDefault="00097879" w:rsidP="00097879">
      <w:pPr>
        <w:pStyle w:val="BodyText"/>
        <w:numPr>
          <w:ilvl w:val="0"/>
          <w:numId w:val="10"/>
        </w:numPr>
        <w:tabs>
          <w:tab w:val="clear" w:pos="288"/>
          <w:tab w:val="clear" w:pos="720"/>
          <w:tab w:val="left" w:pos="709"/>
          <w:tab w:val="left" w:pos="3369"/>
        </w:tabs>
        <w:rPr>
          <w:ins w:id="321" w:author="John Maksuta" w:date="2024-11-20T19:12:00Z" w16du:dateUtc="2024-11-21T00:12:00Z"/>
        </w:rPr>
      </w:pPr>
      <w:ins w:id="322" w:author="John Maksuta" w:date="2024-11-20T19:12:00Z" w16du:dateUtc="2024-11-21T00:12:00Z">
        <w:r>
          <w:t xml:space="preserve">Multiple sensor integration (temperature, humidity, pressure, air quality) </w:t>
        </w:r>
      </w:ins>
    </w:p>
    <w:p w14:paraId="38956BE1" w14:textId="77777777" w:rsidR="00097879" w:rsidRDefault="00097879" w:rsidP="00097879">
      <w:pPr>
        <w:pStyle w:val="BodyText"/>
        <w:tabs>
          <w:tab w:val="clear" w:pos="288"/>
          <w:tab w:val="left" w:pos="709"/>
          <w:tab w:val="left" w:pos="3369"/>
        </w:tabs>
        <w:ind w:left="720" w:firstLine="0"/>
        <w:rPr>
          <w:ins w:id="323" w:author="John Maksuta" w:date="2024-11-20T19:12:00Z" w16du:dateUtc="2024-11-21T00:12:00Z"/>
        </w:rPr>
      </w:pPr>
    </w:p>
    <w:p w14:paraId="57585E98" w14:textId="77777777" w:rsidR="00097879" w:rsidRDefault="00097879" w:rsidP="00097879">
      <w:pPr>
        <w:pStyle w:val="BodyText"/>
        <w:numPr>
          <w:ilvl w:val="0"/>
          <w:numId w:val="13"/>
        </w:numPr>
        <w:jc w:val="left"/>
        <w:rPr>
          <w:ins w:id="324" w:author="John Maksuta" w:date="2024-11-20T19:12:00Z" w16du:dateUtc="2024-11-21T00:12:00Z"/>
        </w:rPr>
        <w:pPrChange w:id="325" w:author="John Maksuta" w:date="2024-11-20T19:14:00Z" w16du:dateUtc="2024-11-21T00:14:00Z">
          <w:pPr>
            <w:pStyle w:val="BodyText"/>
            <w:ind w:firstLine="0"/>
            <w:jc w:val="center"/>
          </w:pPr>
        </w:pPrChange>
      </w:pPr>
      <w:ins w:id="326" w:author="John Maksuta" w:date="2024-11-20T19:12:00Z" w16du:dateUtc="2024-11-21T00:12:00Z">
        <w:r>
          <w:t xml:space="preserve">Financial Viability </w:t>
        </w:r>
      </w:ins>
    </w:p>
    <w:p w14:paraId="7431CE79" w14:textId="77777777" w:rsidR="00097879" w:rsidRDefault="00097879" w:rsidP="00097879">
      <w:pPr>
        <w:pStyle w:val="BodyText"/>
        <w:ind w:firstLine="0"/>
        <w:rPr>
          <w:ins w:id="327" w:author="John Maksuta" w:date="2024-11-20T19:12:00Z" w16du:dateUtc="2024-11-21T00:12:00Z"/>
        </w:rPr>
      </w:pPr>
      <w:ins w:id="328" w:author="John Maksuta" w:date="2024-11-20T19:12:00Z" w16du:dateUtc="2024-11-21T00:12:00Z">
        <w:r>
          <w:tab/>
          <w:t>Analysis supports a retail price point of $149.99, positioning our solution between basic DIY kits and premium commercial solutions. The open architecture and competitive pricing provide significant market entry advantages, particularly in the educational and maker segments.</w:t>
        </w:r>
      </w:ins>
    </w:p>
    <w:p w14:paraId="2848398B" w14:textId="77777777" w:rsidR="00097879" w:rsidRPr="00B1279C" w:rsidRDefault="00097879">
      <w:pPr>
        <w:ind w:firstLine="216"/>
        <w:jc w:val="left"/>
        <w:rPr>
          <w:ins w:id="329" w:author="John Maksuta" w:date="2024-11-19T18:23:00Z" w16du:dateUtc="2024-11-19T23:23:00Z"/>
        </w:rPr>
        <w:pPrChange w:id="330" w:author="John Maksuta" w:date="2024-11-19T18:27:00Z" w16du:dateUtc="2024-11-19T23:27:00Z">
          <w:pPr>
            <w:pStyle w:val="Heading2"/>
          </w:pPr>
        </w:pPrChange>
      </w:pPr>
    </w:p>
    <w:p w14:paraId="129AD265" w14:textId="77777777" w:rsidR="00B1279C" w:rsidRPr="00B1279C" w:rsidRDefault="00B1279C">
      <w:pPr>
        <w:pPrChange w:id="331" w:author="John Maksuta" w:date="2024-11-19T18:23:00Z" w16du:dateUtc="2024-11-19T23:23:00Z">
          <w:pPr>
            <w:pStyle w:val="Heading1"/>
          </w:pPr>
        </w:pPrChange>
      </w:pPr>
    </w:p>
    <w:p w14:paraId="1E587C5E" w14:textId="262A1379" w:rsidR="00EA23A5" w:rsidDel="00B1279C" w:rsidRDefault="00EA23A5" w:rsidP="00EA23A5">
      <w:pPr>
        <w:pStyle w:val="BodyText"/>
        <w:rPr>
          <w:moveFrom w:id="332" w:author="John Maksuta" w:date="2024-11-19T18:24:00Z" w16du:dateUtc="2024-11-19T23:24:00Z"/>
        </w:rPr>
      </w:pPr>
      <w:moveFromRangeStart w:id="333" w:author="John Maksuta" w:date="2024-11-19T18:24:00Z" w:name="move182933102"/>
      <w:moveFrom w:id="334" w:author="John Maksuta" w:date="2024-11-19T18:24:00Z" w16du:dateUtc="2024-11-19T23:24:00Z">
        <w:r w:rsidDel="00B1279C">
          <w:t>We created the base code for our website using NPX create-react-app template. The server-side base code was created using the Spring Initializer [</w:t>
        </w:r>
        <w:r w:rsidR="005D591D" w:rsidDel="00B1279C">
          <w:t>7</w:t>
        </w:r>
        <w:r w:rsidDel="00B1279C">
          <w:t>]. We added a basic API endpoint using the Spring Framework to demonstrate the technology [</w:t>
        </w:r>
        <w:r w:rsidR="0077173A" w:rsidDel="00B1279C">
          <w:t>8</w:t>
        </w:r>
        <w:r w:rsidDel="00B1279C">
          <w:t>][</w:t>
        </w:r>
        <w:r w:rsidR="0077173A" w:rsidDel="00B1279C">
          <w:t>9</w:t>
        </w:r>
        <w:r w:rsidDel="00B1279C">
          <w:t>]. We created the project for the Adafruit BME680 interface using Pi4J library for communicating using the I2C communication protocol through the computer’s onboard GPIO header pins [</w:t>
        </w:r>
        <w:r w:rsidR="0077173A" w:rsidDel="00B1279C">
          <w:t>10</w:t>
        </w:r>
        <w:r w:rsidDel="00B1279C">
          <w:t>]. This project will be packaged as a JAR and referenced as a dependency in the server-side backend.</w:t>
        </w:r>
        <w:r w:rsidR="00DB2324" w:rsidDel="00B1279C">
          <w:t xml:space="preserve"> Our code dependencies on the server are maintained using Maven [11].</w:t>
        </w:r>
      </w:moveFrom>
    </w:p>
    <w:p w14:paraId="087F58F5" w14:textId="403A9AC0" w:rsidR="00D00354" w:rsidDel="00B1279C" w:rsidRDefault="00000000" w:rsidP="00EA23A5">
      <w:pPr>
        <w:pStyle w:val="BodyText"/>
        <w:rPr>
          <w:moveFrom w:id="335" w:author="John Maksuta" w:date="2024-11-19T18:24:00Z" w16du:dateUtc="2024-11-19T23:24:00Z"/>
        </w:rPr>
      </w:pPr>
      <w:moveFrom w:id="336" w:author="John Maksuta" w:date="2024-11-19T18:24:00Z" w16du:dateUtc="2024-11-19T23:24:00Z">
        <w:r w:rsidDel="00B1279C">
          <w:t>Sensor Integration - Python works with the BME688 sensor wired to the Raspberry Pi through I2C protocol and successfully printing out temperature, humidity and air pressure readings.</w:t>
        </w:r>
      </w:moveFrom>
    </w:p>
    <w:p w14:paraId="452B9E0C" w14:textId="3EDBDC2A" w:rsidR="00E519DB" w:rsidDel="00B1279C" w:rsidRDefault="00000000">
      <w:pPr>
        <w:pStyle w:val="BodyText"/>
        <w:rPr>
          <w:moveFrom w:id="337" w:author="John Maksuta" w:date="2024-11-19T18:24:00Z" w16du:dateUtc="2024-11-19T23:24:00Z"/>
        </w:rPr>
      </w:pPr>
      <w:moveFrom w:id="338" w:author="John Maksuta" w:date="2024-11-19T18:24:00Z" w16du:dateUtc="2024-11-19T23:24:00Z">
        <w:r w:rsidDel="00B1279C">
          <w:t>Communication Setup - We verify that the Raspberry Pi will talk to client machine through HTTP and socket programming.</w:t>
        </w:r>
      </w:moveFrom>
    </w:p>
    <w:p w14:paraId="355B0E4C" w14:textId="7AF5CDB4" w:rsidR="00E519DB" w:rsidDel="00B1279C" w:rsidRDefault="00000000">
      <w:pPr>
        <w:pStyle w:val="BodyText"/>
        <w:rPr>
          <w:moveFrom w:id="339" w:author="John Maksuta" w:date="2024-11-19T18:24:00Z" w16du:dateUtc="2024-11-19T23:24:00Z"/>
        </w:rPr>
      </w:pPr>
      <w:moveFrom w:id="340" w:author="John Maksuta" w:date="2024-11-19T18:24:00Z" w16du:dateUtc="2024-11-19T23:24:00Z">
        <w:r w:rsidDel="00B1279C">
          <w:t xml:space="preserve">UI Development – </w:t>
        </w:r>
        <w:r w:rsidR="007541B6" w:rsidDel="00B1279C">
          <w:t>S</w:t>
        </w:r>
        <w:r w:rsidDel="00B1279C">
          <w:t>o far, we have not made much progress just yet</w:t>
        </w:r>
        <w:r w:rsidR="00A34D63" w:rsidDel="00B1279C">
          <w:t xml:space="preserve">, we have a basic frontend webpage with </w:t>
        </w:r>
        <w:r w:rsidR="000319E8" w:rsidDel="00B1279C">
          <w:t xml:space="preserve">mock </w:t>
        </w:r>
        <w:r w:rsidR="00A34D63" w:rsidDel="00B1279C">
          <w:t>data displayed</w:t>
        </w:r>
        <w:r w:rsidR="003627D1" w:rsidDel="00B1279C">
          <w:t xml:space="preserve">, </w:t>
        </w:r>
        <w:r w:rsidR="00797254" w:rsidDel="00B1279C">
          <w:t>see Fig</w:t>
        </w:r>
        <w:r w:rsidR="00290260" w:rsidDel="00B1279C">
          <w:t>.6</w:t>
        </w:r>
        <w:r w:rsidDel="00B1279C">
          <w:t>, and we plan to incorporate live data visualization on the web interface using Java-based Spring Boot.</w:t>
        </w:r>
      </w:moveFrom>
    </w:p>
    <w:moveFromRangeEnd w:id="333"/>
    <w:p w14:paraId="4A9B11BB" w14:textId="2B86C174" w:rsidR="007B6613" w:rsidRDefault="00FB719A" w:rsidP="007B6613">
      <w:pPr>
        <w:pStyle w:val="Heading1"/>
      </w:pPr>
      <w:ins w:id="341" w:author="John Maksuta" w:date="2024-11-17T11:36:00Z" w16du:dateUtc="2024-11-17T16:36:00Z">
        <w:r>
          <w:t>conclusion</w:t>
        </w:r>
      </w:ins>
      <w:del w:id="342" w:author="John Maksuta" w:date="2024-11-17T11:36:00Z" w16du:dateUtc="2024-11-17T16:36:00Z">
        <w:r w:rsidR="007B6613" w:rsidDel="00FB719A">
          <w:delText>Quantitative Analysis</w:delText>
        </w:r>
      </w:del>
    </w:p>
    <w:p w14:paraId="09B2E6B1" w14:textId="793D4A64" w:rsidR="00A70B2B" w:rsidRDefault="000C3A31" w:rsidP="00A70B2B">
      <w:pPr>
        <w:ind w:firstLine="216"/>
        <w:jc w:val="left"/>
        <w:rPr>
          <w:ins w:id="343" w:author="John Maksuta" w:date="2024-11-20T03:32:00Z" w16du:dateUtc="2024-11-20T08:32:00Z"/>
        </w:rPr>
      </w:pPr>
      <w:ins w:id="344" w:author="John Maksuta" w:date="2024-11-20T03:40:00Z" w16du:dateUtc="2024-11-20T08:40:00Z">
        <w:r>
          <w:t xml:space="preserve">The primary objective of the assignment, to use a single board computer to communicate with a sensor device and at least one external computer communicate with the single board computer was completed successfully. </w:t>
        </w:r>
      </w:ins>
      <w:ins w:id="345" w:author="John Maksuta" w:date="2024-11-20T03:30:00Z" w16du:dateUtc="2024-11-20T08:30:00Z">
        <w:r w:rsidR="00A70B2B">
          <w:t xml:space="preserve">We had success </w:t>
        </w:r>
        <w:r w:rsidR="00A70B2B">
          <w:lastRenderedPageBreak/>
          <w:t>in communication with the sensor de</w:t>
        </w:r>
      </w:ins>
      <w:ins w:id="346" w:author="John Maksuta" w:date="2024-11-20T03:31:00Z" w16du:dateUtc="2024-11-20T08:31:00Z">
        <w:r w:rsidR="00A70B2B">
          <w:t>vice using I2C communication protocol</w:t>
        </w:r>
      </w:ins>
      <w:ins w:id="347" w:author="John Maksuta" w:date="2024-11-20T03:40:00Z" w16du:dateUtc="2024-11-20T08:40:00Z">
        <w:r w:rsidR="00FD6990">
          <w:t>, which is currently implemented in the server backend</w:t>
        </w:r>
      </w:ins>
      <w:ins w:id="348" w:author="John Maksuta" w:date="2024-11-20T03:31:00Z" w16du:dateUtc="2024-11-20T08:31:00Z">
        <w:r w:rsidR="00A70B2B">
          <w:t xml:space="preserve">. SPI communications protocol was not completed, although we intended to solely use I2C for our communications. SPI was something that if this </w:t>
        </w:r>
      </w:ins>
      <w:ins w:id="349" w:author="John Maksuta" w:date="2024-11-20T03:32:00Z" w16du:dateUtc="2024-11-20T08:32:00Z">
        <w:r w:rsidR="00A70B2B">
          <w:t xml:space="preserve">project continued to market, we would like to provide. </w:t>
        </w:r>
      </w:ins>
      <w:ins w:id="350" w:author="John Maksuta" w:date="2024-11-20T03:33:00Z" w16du:dateUtc="2024-11-20T08:33:00Z">
        <w:r w:rsidR="00A70B2B">
          <w:t>We would like to provide historical data that would allow analysis of the data, and package it for transport. If we had had more time</w:t>
        </w:r>
      </w:ins>
      <w:ins w:id="351" w:author="John Maksuta" w:date="2024-11-20T03:41:00Z" w16du:dateUtc="2024-11-20T08:41:00Z">
        <w:r w:rsidR="0072784A">
          <w:t xml:space="preserve"> in the project</w:t>
        </w:r>
      </w:ins>
      <w:ins w:id="352" w:author="John Maksuta" w:date="2024-11-20T03:33:00Z" w16du:dateUtc="2024-11-20T08:33:00Z">
        <w:r w:rsidR="00A70B2B">
          <w:t xml:space="preserve"> to complete this task, we are close to deliver</w:t>
        </w:r>
      </w:ins>
      <w:ins w:id="353" w:author="John Maksuta" w:date="2024-11-20T03:34:00Z" w16du:dateUtc="2024-11-20T08:34:00Z">
        <w:r w:rsidR="00A70B2B">
          <w:t xml:space="preserve">ing </w:t>
        </w:r>
      </w:ins>
      <w:ins w:id="354" w:author="John Maksuta" w:date="2024-11-20T03:41:00Z" w16du:dateUtc="2024-11-20T08:41:00Z">
        <w:r w:rsidR="0072784A">
          <w:t>this functionality</w:t>
        </w:r>
      </w:ins>
      <w:ins w:id="355" w:author="John Maksuta" w:date="2024-11-20T03:34:00Z" w16du:dateUtc="2024-11-20T08:34:00Z">
        <w:r w:rsidR="00A70B2B">
          <w:t xml:space="preserve">. </w:t>
        </w:r>
      </w:ins>
      <w:ins w:id="356" w:author="John Maksuta" w:date="2024-11-20T03:35:00Z" w16du:dateUtc="2024-11-20T08:35:00Z">
        <w:r w:rsidR="00A70B2B">
          <w:t>Our</w:t>
        </w:r>
      </w:ins>
      <w:ins w:id="357" w:author="John Maksuta" w:date="2024-11-20T03:42:00Z" w16du:dateUtc="2024-11-20T08:42:00Z">
        <w:r w:rsidR="00C77BE1">
          <w:t xml:space="preserve"> team’s</w:t>
        </w:r>
      </w:ins>
      <w:ins w:id="358" w:author="John Maksuta" w:date="2024-11-20T03:35:00Z" w16du:dateUtc="2024-11-20T08:35:00Z">
        <w:r w:rsidR="00A70B2B">
          <w:t xml:space="preserve"> own goals in this project, to provide extra functionality are still under development.</w:t>
        </w:r>
      </w:ins>
    </w:p>
    <w:p w14:paraId="01404E95" w14:textId="79EF8160" w:rsidR="00E519DB" w:rsidDel="00FB719A" w:rsidRDefault="00000000">
      <w:pPr>
        <w:pStyle w:val="Heading2"/>
        <w:ind w:left="0" w:firstLine="216"/>
        <w:rPr>
          <w:del w:id="359" w:author="John Maksuta" w:date="2024-11-17T11:39:00Z" w16du:dateUtc="2024-11-17T16:39:00Z"/>
        </w:rPr>
        <w:pPrChange w:id="360" w:author="John Maksuta" w:date="2024-11-20T03:32:00Z" w16du:dateUtc="2024-11-20T08:32:00Z">
          <w:pPr>
            <w:pStyle w:val="Heading2"/>
          </w:pPr>
        </w:pPrChange>
      </w:pPr>
      <w:del w:id="361" w:author="John Maksuta" w:date="2024-11-17T11:39:00Z" w16du:dateUtc="2024-11-17T16:39:00Z">
        <w:r w:rsidDel="00FB719A">
          <w:delText>Power Consumption Estimates and Measurements</w:delText>
        </w:r>
      </w:del>
    </w:p>
    <w:p w14:paraId="1B135CDC" w14:textId="58F8A9B2" w:rsidR="00E519DB" w:rsidDel="00FB719A" w:rsidRDefault="00000000">
      <w:pPr>
        <w:pStyle w:val="BodyText"/>
        <w:ind w:firstLine="216"/>
        <w:jc w:val="left"/>
        <w:rPr>
          <w:del w:id="362" w:author="John Maksuta" w:date="2024-11-17T11:39:00Z" w16du:dateUtc="2024-11-17T16:39:00Z"/>
        </w:rPr>
        <w:pPrChange w:id="363" w:author="John Maksuta" w:date="2024-11-20T03:32:00Z" w16du:dateUtc="2024-11-20T08:32:00Z">
          <w:pPr>
            <w:pStyle w:val="BodyText"/>
            <w:jc w:val="left"/>
          </w:pPr>
        </w:pPrChange>
      </w:pPr>
      <w:del w:id="364" w:author="John Maksuta" w:date="2024-11-17T11:39:00Z" w16du:dateUtc="2024-11-17T16:39:00Z">
        <w:r w:rsidDel="00FB719A">
          <w:delText xml:space="preserve">Energy conservation is paramount, particularly for IoT devices that are expected to operate continuously. monitoring power consumption from the </w:delText>
        </w:r>
        <w:r w:rsidR="00A34D63" w:rsidDel="00FB719A">
          <w:delText>R</w:delText>
        </w:r>
        <w:r w:rsidDel="00FB719A">
          <w:delText xml:space="preserve">aspberry </w:delText>
        </w:r>
        <w:r w:rsidR="00A34D63" w:rsidDel="00FB719A">
          <w:delText>P</w:delText>
        </w:r>
        <w:r w:rsidDel="00FB719A">
          <w:delText>i circuit and the sensor circuit with time will check the possibility of the system for long</w:delText>
        </w:r>
        <w:r w:rsidR="00A34D63" w:rsidDel="00FB719A">
          <w:delText>-</w:delText>
        </w:r>
        <w:r w:rsidDel="00FB719A">
          <w:delText>term use.</w:delText>
        </w:r>
      </w:del>
    </w:p>
    <w:p w14:paraId="50DE1646" w14:textId="5FF987A9" w:rsidR="00E519DB" w:rsidDel="00FB719A" w:rsidRDefault="00000000">
      <w:pPr>
        <w:ind w:firstLine="216"/>
        <w:rPr>
          <w:del w:id="365" w:author="John Maksuta" w:date="2024-11-17T11:39:00Z" w16du:dateUtc="2024-11-17T16:39:00Z"/>
          <w:spacing w:val="-1"/>
          <w:lang w:val="x-none" w:eastAsia="x-none"/>
        </w:rPr>
        <w:pPrChange w:id="366" w:author="John Maksuta" w:date="2024-11-20T03:32:00Z" w16du:dateUtc="2024-11-20T08:32:00Z">
          <w:pPr>
            <w:ind w:left="360"/>
          </w:pPr>
        </w:pPrChange>
      </w:pPr>
      <w:del w:id="367" w:author="John Maksuta" w:date="2024-11-17T11:39:00Z" w16du:dateUtc="2024-11-17T16:39:00Z">
        <w:r w:rsidDel="00FB719A">
          <w:rPr>
            <w:spacing w:val="-1"/>
            <w:lang w:val="x-none" w:eastAsia="x-none"/>
          </w:rPr>
          <w:delText>Evaluation Plan</w:delText>
        </w:r>
      </w:del>
    </w:p>
    <w:p w14:paraId="7309632A" w14:textId="7037FBF5" w:rsidR="00E519DB" w:rsidDel="00FB719A" w:rsidRDefault="00000000">
      <w:pPr>
        <w:pStyle w:val="ListParagraph"/>
        <w:numPr>
          <w:ilvl w:val="0"/>
          <w:numId w:val="8"/>
        </w:numPr>
        <w:spacing w:line="240" w:lineRule="auto"/>
        <w:ind w:left="0" w:firstLine="216"/>
        <w:rPr>
          <w:del w:id="368" w:author="John Maksuta" w:date="2024-11-17T11:39:00Z" w16du:dateUtc="2024-11-17T16:39:00Z"/>
          <w:rFonts w:eastAsia="SimSun"/>
          <w:spacing w:val="-1"/>
          <w:kern w:val="0"/>
          <w:sz w:val="20"/>
          <w:szCs w:val="20"/>
          <w:lang w:val="x-none" w:eastAsia="x-none"/>
          <w14:ligatures w14:val="none"/>
        </w:rPr>
        <w:pPrChange w:id="369" w:author="John Maksuta" w:date="2024-11-20T03:32:00Z" w16du:dateUtc="2024-11-20T08:32:00Z">
          <w:pPr>
            <w:pStyle w:val="ListParagraph"/>
            <w:numPr>
              <w:numId w:val="8"/>
            </w:numPr>
            <w:tabs>
              <w:tab w:val="num" w:pos="0"/>
            </w:tabs>
            <w:spacing w:line="240" w:lineRule="auto"/>
            <w:ind w:hanging="360"/>
          </w:pPr>
        </w:pPrChange>
      </w:pPr>
      <w:del w:id="370" w:author="John Maksuta" w:date="2024-11-17T11:39:00Z" w16du:dateUtc="2024-11-17T16:39:00Z">
        <w:r w:rsidDel="00FB719A">
          <w:rPr>
            <w:rFonts w:eastAsia="SimSun"/>
            <w:spacing w:val="-1"/>
            <w:kern w:val="0"/>
            <w:sz w:val="20"/>
            <w:szCs w:val="20"/>
            <w:lang w:val="x-none" w:eastAsia="x-none"/>
            <w14:ligatures w14:val="none"/>
          </w:rPr>
          <w:delText>Measure power consumption using a wattmeter to track the current drawn by:</w:delText>
        </w:r>
      </w:del>
    </w:p>
    <w:p w14:paraId="4A2E41C9" w14:textId="0F472DE6" w:rsidR="00E519DB" w:rsidDel="00FB719A" w:rsidRDefault="00000000">
      <w:pPr>
        <w:pStyle w:val="ListParagraph"/>
        <w:numPr>
          <w:ilvl w:val="0"/>
          <w:numId w:val="8"/>
        </w:numPr>
        <w:spacing w:line="240" w:lineRule="auto"/>
        <w:ind w:left="0" w:firstLine="216"/>
        <w:rPr>
          <w:del w:id="371" w:author="John Maksuta" w:date="2024-11-17T11:39:00Z" w16du:dateUtc="2024-11-17T16:39:00Z"/>
          <w:rFonts w:eastAsia="SimSun"/>
          <w:spacing w:val="-1"/>
          <w:kern w:val="0"/>
          <w:sz w:val="20"/>
          <w:szCs w:val="20"/>
          <w:lang w:val="x-none" w:eastAsia="x-none"/>
          <w14:ligatures w14:val="none"/>
        </w:rPr>
        <w:pPrChange w:id="372" w:author="John Maksuta" w:date="2024-11-20T03:32:00Z" w16du:dateUtc="2024-11-20T08:32:00Z">
          <w:pPr>
            <w:pStyle w:val="ListParagraph"/>
            <w:numPr>
              <w:numId w:val="8"/>
            </w:numPr>
            <w:tabs>
              <w:tab w:val="num" w:pos="0"/>
            </w:tabs>
            <w:spacing w:line="240" w:lineRule="auto"/>
            <w:ind w:hanging="360"/>
          </w:pPr>
        </w:pPrChange>
      </w:pPr>
      <w:del w:id="373" w:author="John Maksuta" w:date="2024-11-17T11:39:00Z" w16du:dateUtc="2024-11-17T16:39:00Z">
        <w:r w:rsidDel="00FB719A">
          <w:rPr>
            <w:rFonts w:eastAsia="SimSun"/>
            <w:spacing w:val="-1"/>
            <w:kern w:val="0"/>
            <w:sz w:val="20"/>
            <w:szCs w:val="20"/>
            <w:lang w:val="x-none" w:eastAsia="x-none"/>
            <w14:ligatures w14:val="none"/>
          </w:rPr>
          <w:delText>Raspberry Pi when it is in idle mode and when it is under load.</w:delText>
        </w:r>
      </w:del>
    </w:p>
    <w:p w14:paraId="6B9E9BDA" w14:textId="1C06BD8D" w:rsidR="00E519DB" w:rsidDel="00FB719A" w:rsidRDefault="00000000">
      <w:pPr>
        <w:pStyle w:val="ListParagraph"/>
        <w:numPr>
          <w:ilvl w:val="0"/>
          <w:numId w:val="8"/>
        </w:numPr>
        <w:spacing w:line="240" w:lineRule="auto"/>
        <w:ind w:left="0" w:firstLine="216"/>
        <w:rPr>
          <w:del w:id="374" w:author="John Maksuta" w:date="2024-11-17T11:39:00Z" w16du:dateUtc="2024-11-17T16:39:00Z"/>
          <w:rFonts w:eastAsia="SimSun"/>
          <w:spacing w:val="-1"/>
          <w:kern w:val="0"/>
          <w:sz w:val="20"/>
          <w:szCs w:val="20"/>
          <w:lang w:val="x-none" w:eastAsia="x-none"/>
          <w14:ligatures w14:val="none"/>
        </w:rPr>
        <w:pPrChange w:id="375" w:author="John Maksuta" w:date="2024-11-20T03:32:00Z" w16du:dateUtc="2024-11-20T08:32:00Z">
          <w:pPr>
            <w:pStyle w:val="ListParagraph"/>
            <w:numPr>
              <w:numId w:val="8"/>
            </w:numPr>
            <w:tabs>
              <w:tab w:val="num" w:pos="0"/>
            </w:tabs>
            <w:spacing w:line="240" w:lineRule="auto"/>
            <w:ind w:hanging="360"/>
          </w:pPr>
        </w:pPrChange>
      </w:pPr>
      <w:del w:id="376" w:author="John Maksuta" w:date="2024-11-17T11:39:00Z" w16du:dateUtc="2024-11-17T16:39:00Z">
        <w:r w:rsidDel="00FB719A">
          <w:rPr>
            <w:rFonts w:eastAsia="SimSun"/>
            <w:spacing w:val="-1"/>
            <w:kern w:val="0"/>
            <w:sz w:val="20"/>
            <w:szCs w:val="20"/>
            <w:lang w:val="x-none" w:eastAsia="x-none"/>
            <w14:ligatures w14:val="none"/>
          </w:rPr>
          <w:delText>active data collection and the sensor during sleep modes.</w:delText>
        </w:r>
      </w:del>
    </w:p>
    <w:p w14:paraId="3ECDE040" w14:textId="7CD38A22" w:rsidR="00E519DB" w:rsidDel="00FB719A" w:rsidRDefault="00000000">
      <w:pPr>
        <w:pStyle w:val="ListParagraph"/>
        <w:numPr>
          <w:ilvl w:val="0"/>
          <w:numId w:val="8"/>
        </w:numPr>
        <w:spacing w:line="240" w:lineRule="auto"/>
        <w:ind w:left="0" w:firstLine="216"/>
        <w:rPr>
          <w:del w:id="377" w:author="John Maksuta" w:date="2024-11-17T11:39:00Z" w16du:dateUtc="2024-11-17T16:39:00Z"/>
          <w:rFonts w:eastAsia="SimSun"/>
          <w:spacing w:val="-1"/>
          <w:kern w:val="0"/>
          <w:sz w:val="20"/>
          <w:szCs w:val="20"/>
          <w:lang w:val="x-none" w:eastAsia="x-none"/>
          <w14:ligatures w14:val="none"/>
        </w:rPr>
        <w:pPrChange w:id="378" w:author="John Maksuta" w:date="2024-11-20T03:32:00Z" w16du:dateUtc="2024-11-20T08:32:00Z">
          <w:pPr>
            <w:pStyle w:val="ListParagraph"/>
            <w:numPr>
              <w:numId w:val="8"/>
            </w:numPr>
            <w:tabs>
              <w:tab w:val="num" w:pos="0"/>
            </w:tabs>
            <w:spacing w:line="240" w:lineRule="auto"/>
            <w:ind w:hanging="360"/>
          </w:pPr>
        </w:pPrChange>
      </w:pPr>
      <w:del w:id="379" w:author="John Maksuta" w:date="2024-11-17T11:39:00Z" w16du:dateUtc="2024-11-17T16:39:00Z">
        <w:r w:rsidDel="00FB719A">
          <w:rPr>
            <w:rFonts w:eastAsia="SimSun"/>
            <w:spacing w:val="-1"/>
            <w:kern w:val="0"/>
            <w:sz w:val="20"/>
            <w:szCs w:val="20"/>
            <w:lang w:val="x-none" w:eastAsia="x-none"/>
            <w14:ligatures w14:val="none"/>
          </w:rPr>
          <w:delText>Estimate total power usage - Express the daily and monthly energy consumption in watt-hours (Wh) and estimate the yearly power cost.</w:delText>
        </w:r>
      </w:del>
    </w:p>
    <w:p w14:paraId="7B20BA02" w14:textId="4210AFDB" w:rsidR="00E519DB" w:rsidDel="00FB719A" w:rsidRDefault="00000000">
      <w:pPr>
        <w:pStyle w:val="ListParagraph"/>
        <w:numPr>
          <w:ilvl w:val="0"/>
          <w:numId w:val="8"/>
        </w:numPr>
        <w:spacing w:line="240" w:lineRule="auto"/>
        <w:ind w:left="0" w:firstLine="216"/>
        <w:rPr>
          <w:del w:id="380" w:author="John Maksuta" w:date="2024-11-17T11:39:00Z" w16du:dateUtc="2024-11-17T16:39:00Z"/>
          <w:rFonts w:eastAsia="SimSun"/>
          <w:spacing w:val="-1"/>
          <w:kern w:val="0"/>
          <w:sz w:val="20"/>
          <w:szCs w:val="20"/>
          <w:lang w:val="x-none" w:eastAsia="x-none"/>
          <w14:ligatures w14:val="none"/>
        </w:rPr>
        <w:pPrChange w:id="381" w:author="John Maksuta" w:date="2024-11-20T03:32:00Z" w16du:dateUtc="2024-11-20T08:32:00Z">
          <w:pPr>
            <w:pStyle w:val="ListParagraph"/>
            <w:numPr>
              <w:numId w:val="8"/>
            </w:numPr>
            <w:tabs>
              <w:tab w:val="num" w:pos="0"/>
            </w:tabs>
            <w:spacing w:line="240" w:lineRule="auto"/>
            <w:ind w:hanging="360"/>
          </w:pPr>
        </w:pPrChange>
      </w:pPr>
      <w:del w:id="382" w:author="John Maksuta" w:date="2024-11-17T11:39:00Z" w16du:dateUtc="2024-11-17T16:39:00Z">
        <w:r w:rsidDel="00FB719A">
          <w:rPr>
            <w:rFonts w:eastAsia="SimSun"/>
            <w:spacing w:val="-1"/>
            <w:kern w:val="0"/>
            <w:sz w:val="20"/>
            <w:szCs w:val="20"/>
            <w:lang w:val="x-none" w:eastAsia="x-none"/>
            <w14:ligatures w14:val="none"/>
          </w:rPr>
          <w:delText>Comparison with benchmarks - Use data on other similar IoT devices to compare the amount of power consumed to assess energy efficiency.</w:delText>
        </w:r>
      </w:del>
    </w:p>
    <w:p w14:paraId="318CD8DC" w14:textId="059DA6FF" w:rsidR="00E519DB" w:rsidDel="00FB719A" w:rsidRDefault="00000000">
      <w:pPr>
        <w:ind w:firstLine="216"/>
        <w:rPr>
          <w:del w:id="383" w:author="John Maksuta" w:date="2024-11-17T11:39:00Z" w16du:dateUtc="2024-11-17T16:39:00Z"/>
          <w:spacing w:val="-1"/>
          <w:lang w:val="x-none" w:eastAsia="x-none"/>
        </w:rPr>
        <w:pPrChange w:id="384" w:author="John Maksuta" w:date="2024-11-20T03:32:00Z" w16du:dateUtc="2024-11-20T08:32:00Z">
          <w:pPr>
            <w:ind w:left="360"/>
          </w:pPr>
        </w:pPrChange>
      </w:pPr>
      <w:del w:id="385" w:author="John Maksuta" w:date="2024-11-17T11:39:00Z" w16du:dateUtc="2024-11-17T16:39:00Z">
        <w:r w:rsidDel="00FB719A">
          <w:rPr>
            <w:spacing w:val="-1"/>
            <w:lang w:val="x-none" w:eastAsia="x-none"/>
          </w:rPr>
          <w:delText>Expected Data</w:delText>
        </w:r>
      </w:del>
    </w:p>
    <w:p w14:paraId="03684CC3" w14:textId="2F657BF2" w:rsidR="00E519DB" w:rsidDel="00FB719A" w:rsidRDefault="00000000">
      <w:pPr>
        <w:pStyle w:val="ListParagraph"/>
        <w:numPr>
          <w:ilvl w:val="0"/>
          <w:numId w:val="8"/>
        </w:numPr>
        <w:spacing w:line="240" w:lineRule="auto"/>
        <w:ind w:left="0" w:firstLine="216"/>
        <w:rPr>
          <w:del w:id="386" w:author="John Maksuta" w:date="2024-11-17T11:39:00Z" w16du:dateUtc="2024-11-17T16:39:00Z"/>
          <w:rFonts w:eastAsia="SimSun"/>
          <w:spacing w:val="-1"/>
          <w:kern w:val="0"/>
          <w:sz w:val="20"/>
          <w:szCs w:val="20"/>
          <w:lang w:val="x-none" w:eastAsia="x-none"/>
          <w14:ligatures w14:val="none"/>
        </w:rPr>
        <w:pPrChange w:id="387" w:author="John Maksuta" w:date="2024-11-20T03:32:00Z" w16du:dateUtc="2024-11-20T08:32:00Z">
          <w:pPr>
            <w:pStyle w:val="ListParagraph"/>
            <w:numPr>
              <w:numId w:val="8"/>
            </w:numPr>
            <w:tabs>
              <w:tab w:val="num" w:pos="0"/>
            </w:tabs>
            <w:spacing w:line="240" w:lineRule="auto"/>
            <w:ind w:hanging="360"/>
          </w:pPr>
        </w:pPrChange>
      </w:pPr>
      <w:del w:id="388" w:author="John Maksuta" w:date="2024-11-17T11:39:00Z" w16du:dateUtc="2024-11-17T16:39:00Z">
        <w:r w:rsidDel="00FB719A">
          <w:rPr>
            <w:rFonts w:eastAsia="SimSun"/>
            <w:spacing w:val="-1"/>
            <w:kern w:val="0"/>
            <w:sz w:val="20"/>
            <w:szCs w:val="20"/>
            <w:lang w:val="x-none" w:eastAsia="x-none"/>
            <w14:ligatures w14:val="none"/>
          </w:rPr>
          <w:delText>Idle Power Consumption</w:delText>
        </w:r>
      </w:del>
    </w:p>
    <w:p w14:paraId="53558A56" w14:textId="2A25A3D1" w:rsidR="00E519DB" w:rsidDel="00FB719A" w:rsidRDefault="00000000">
      <w:pPr>
        <w:pStyle w:val="ListParagraph"/>
        <w:numPr>
          <w:ilvl w:val="0"/>
          <w:numId w:val="8"/>
        </w:numPr>
        <w:spacing w:line="240" w:lineRule="auto"/>
        <w:ind w:left="0" w:firstLine="216"/>
        <w:rPr>
          <w:del w:id="389" w:author="John Maksuta" w:date="2024-11-17T11:39:00Z" w16du:dateUtc="2024-11-17T16:39:00Z"/>
          <w:rFonts w:eastAsia="SimSun"/>
          <w:spacing w:val="-1"/>
          <w:kern w:val="0"/>
          <w:sz w:val="20"/>
          <w:szCs w:val="20"/>
          <w:lang w:val="x-none" w:eastAsia="x-none"/>
          <w14:ligatures w14:val="none"/>
        </w:rPr>
        <w:pPrChange w:id="390" w:author="John Maksuta" w:date="2024-11-20T03:32:00Z" w16du:dateUtc="2024-11-20T08:32:00Z">
          <w:pPr>
            <w:pStyle w:val="ListParagraph"/>
            <w:numPr>
              <w:numId w:val="8"/>
            </w:numPr>
            <w:tabs>
              <w:tab w:val="num" w:pos="0"/>
            </w:tabs>
            <w:spacing w:line="240" w:lineRule="auto"/>
            <w:ind w:hanging="360"/>
          </w:pPr>
        </w:pPrChange>
      </w:pPr>
      <w:del w:id="391" w:author="John Maksuta" w:date="2024-11-17T11:39:00Z" w16du:dateUtc="2024-11-17T16:39:00Z">
        <w:r w:rsidDel="00FB719A">
          <w:rPr>
            <w:rFonts w:eastAsia="SimSun"/>
            <w:spacing w:val="-1"/>
            <w:kern w:val="0"/>
            <w:sz w:val="20"/>
            <w:szCs w:val="20"/>
            <w:lang w:val="x-none" w:eastAsia="x-none"/>
            <w14:ligatures w14:val="none"/>
          </w:rPr>
          <w:delText>Peak Power Consumption</w:delText>
        </w:r>
      </w:del>
    </w:p>
    <w:p w14:paraId="13A8F99C" w14:textId="05E93179" w:rsidR="00E519DB" w:rsidDel="00FB719A" w:rsidRDefault="00000000">
      <w:pPr>
        <w:pStyle w:val="ListParagraph"/>
        <w:numPr>
          <w:ilvl w:val="0"/>
          <w:numId w:val="8"/>
        </w:numPr>
        <w:spacing w:after="0" w:line="240" w:lineRule="auto"/>
        <w:ind w:left="0" w:firstLine="216"/>
        <w:rPr>
          <w:del w:id="392" w:author="John Maksuta" w:date="2024-11-17T11:39:00Z" w16du:dateUtc="2024-11-17T16:39:00Z"/>
          <w:sz w:val="20"/>
          <w:szCs w:val="20"/>
        </w:rPr>
        <w:pPrChange w:id="393" w:author="John Maksuta" w:date="2024-11-20T03:32:00Z" w16du:dateUtc="2024-11-20T08:32:00Z">
          <w:pPr>
            <w:pStyle w:val="ListParagraph"/>
            <w:numPr>
              <w:numId w:val="8"/>
            </w:numPr>
            <w:tabs>
              <w:tab w:val="num" w:pos="0"/>
            </w:tabs>
            <w:spacing w:after="0" w:line="240" w:lineRule="auto"/>
            <w:ind w:hanging="360"/>
          </w:pPr>
        </w:pPrChange>
      </w:pPr>
      <w:del w:id="394" w:author="John Maksuta" w:date="2024-11-17T11:39:00Z" w16du:dateUtc="2024-11-17T16:39:00Z">
        <w:r w:rsidDel="00FB719A">
          <w:rPr>
            <w:rFonts w:eastAsia="SimSun"/>
            <w:spacing w:val="-1"/>
            <w:kern w:val="0"/>
            <w:sz w:val="20"/>
            <w:szCs w:val="20"/>
            <w:lang w:val="x-none" w:eastAsia="x-none"/>
            <w14:ligatures w14:val="none"/>
          </w:rPr>
          <w:delText>Projected Energy Cost - Assuming a power cost of $0.13 per kWh</w:delText>
        </w:r>
      </w:del>
    </w:p>
    <w:p w14:paraId="547C8C85" w14:textId="67E25A95" w:rsidR="00E519DB" w:rsidDel="00FB719A" w:rsidRDefault="00000000">
      <w:pPr>
        <w:pStyle w:val="Heading2"/>
        <w:ind w:left="0" w:firstLine="216"/>
        <w:rPr>
          <w:del w:id="395" w:author="John Maksuta" w:date="2024-11-17T11:39:00Z" w16du:dateUtc="2024-11-17T16:39:00Z"/>
        </w:rPr>
        <w:pPrChange w:id="396" w:author="John Maksuta" w:date="2024-11-20T03:32:00Z" w16du:dateUtc="2024-11-20T08:32:00Z">
          <w:pPr>
            <w:pStyle w:val="Heading2"/>
          </w:pPr>
        </w:pPrChange>
      </w:pPr>
      <w:del w:id="397" w:author="John Maksuta" w:date="2024-11-17T11:39:00Z" w16du:dateUtc="2024-11-17T16:39:00Z">
        <w:r w:rsidDel="00FB719A">
          <w:delText>Cost and Marketability Analysis</w:delText>
        </w:r>
      </w:del>
    </w:p>
    <w:p w14:paraId="4927A2A8" w14:textId="05AEFDCB" w:rsidR="00E519DB" w:rsidDel="00FB719A" w:rsidRDefault="00000000">
      <w:pPr>
        <w:pStyle w:val="BodyText"/>
        <w:spacing w:after="140" w:line="276" w:lineRule="auto"/>
        <w:ind w:firstLine="216"/>
        <w:rPr>
          <w:del w:id="398" w:author="John Maksuta" w:date="2024-11-17T11:39:00Z" w16du:dateUtc="2024-11-17T16:39:00Z"/>
        </w:rPr>
        <w:pPrChange w:id="399" w:author="John Maksuta" w:date="2024-11-20T03:32:00Z" w16du:dateUtc="2024-11-20T08:32:00Z">
          <w:pPr>
            <w:pStyle w:val="BodyText"/>
            <w:spacing w:after="140" w:line="276" w:lineRule="auto"/>
          </w:pPr>
        </w:pPrChange>
      </w:pPr>
      <w:del w:id="400" w:author="John Maksuta" w:date="2024-11-17T11:39:00Z" w16du:dateUtc="2024-11-17T16:39:00Z">
        <w:r w:rsidDel="00FB719A">
          <w:delText>The project's hardware components consist of the Raspberry Pi 3 B+ ($35.00) and Adafruit BME688 sensor ($19.95). Additional required components include power supply ($7.99), SD card ($8.99), case ($9.99), and cables ($5.99), bringing the total prototype cost to $87.91.</w:delText>
        </w:r>
      </w:del>
    </w:p>
    <w:p w14:paraId="1097E6CB" w14:textId="63E96897" w:rsidR="00E519DB" w:rsidDel="00FB719A" w:rsidRDefault="00000000">
      <w:pPr>
        <w:pStyle w:val="BodyText"/>
        <w:spacing w:after="140" w:line="276" w:lineRule="auto"/>
        <w:ind w:firstLine="216"/>
        <w:jc w:val="center"/>
        <w:rPr>
          <w:del w:id="401" w:author="John Maksuta" w:date="2024-11-17T11:39:00Z" w16du:dateUtc="2024-11-17T16:39:00Z"/>
        </w:rPr>
        <w:pPrChange w:id="402" w:author="John Maksuta" w:date="2024-11-20T03:32:00Z" w16du:dateUtc="2024-11-20T08:32:00Z">
          <w:pPr>
            <w:pStyle w:val="BodyText"/>
            <w:spacing w:after="140" w:line="276" w:lineRule="auto"/>
            <w:ind w:firstLine="0"/>
            <w:jc w:val="center"/>
          </w:pPr>
        </w:pPrChange>
      </w:pPr>
      <w:del w:id="403" w:author="John Maksuta" w:date="2024-11-17T11:39:00Z" w16du:dateUtc="2024-11-17T16:39:00Z">
        <w:r w:rsidDel="00FB719A">
          <w:delText xml:space="preserve">Market Analysis </w:delText>
        </w:r>
      </w:del>
    </w:p>
    <w:p w14:paraId="2E7DB278" w14:textId="574DDB85" w:rsidR="00E519DB" w:rsidDel="00FB719A" w:rsidRDefault="00000000">
      <w:pPr>
        <w:pStyle w:val="BodyText"/>
        <w:spacing w:after="140" w:line="276" w:lineRule="auto"/>
        <w:ind w:firstLine="216"/>
        <w:rPr>
          <w:del w:id="404" w:author="John Maksuta" w:date="2024-11-17T11:39:00Z" w16du:dateUtc="2024-11-17T16:39:00Z"/>
        </w:rPr>
        <w:pPrChange w:id="405" w:author="John Maksuta" w:date="2024-11-20T03:32:00Z" w16du:dateUtc="2024-11-20T08:32:00Z">
          <w:pPr>
            <w:pStyle w:val="BodyText"/>
            <w:spacing w:after="140" w:line="276" w:lineRule="auto"/>
          </w:pPr>
        </w:pPrChange>
      </w:pPr>
      <w:del w:id="406" w:author="John Maksuta" w:date="2024-11-17T11:39:00Z" w16du:dateUtc="2024-11-17T16:39:00Z">
        <w:r w:rsidDel="00FB719A">
          <w:delText>The environmental monitoring sector is experiencing growth driven by increased awareness of indoor air quality and its health impacts. Our analysis of current market offerings identifies two primary competitors:</w:delText>
        </w:r>
      </w:del>
    </w:p>
    <w:p w14:paraId="27346C54" w14:textId="419AB2C3" w:rsidR="00E519DB" w:rsidDel="00FB719A" w:rsidRDefault="00000000">
      <w:pPr>
        <w:pStyle w:val="BodyText"/>
        <w:numPr>
          <w:ilvl w:val="0"/>
          <w:numId w:val="9"/>
        </w:numPr>
        <w:tabs>
          <w:tab w:val="clear" w:pos="288"/>
          <w:tab w:val="left" w:pos="709"/>
        </w:tabs>
        <w:spacing w:after="0"/>
        <w:ind w:left="0" w:firstLine="216"/>
        <w:rPr>
          <w:del w:id="407" w:author="John Maksuta" w:date="2024-11-17T11:39:00Z" w16du:dateUtc="2024-11-17T16:39:00Z"/>
        </w:rPr>
        <w:pPrChange w:id="408" w:author="John Maksuta" w:date="2024-11-20T03:32:00Z" w16du:dateUtc="2024-11-20T08:32:00Z">
          <w:pPr>
            <w:pStyle w:val="BodyText"/>
            <w:numPr>
              <w:numId w:val="9"/>
            </w:numPr>
            <w:tabs>
              <w:tab w:val="clear" w:pos="288"/>
              <w:tab w:val="left" w:pos="709"/>
              <w:tab w:val="num" w:pos="786"/>
            </w:tabs>
            <w:spacing w:after="0"/>
            <w:ind w:left="786" w:hanging="360"/>
          </w:pPr>
        </w:pPrChange>
      </w:pPr>
      <w:del w:id="409" w:author="John Maksuta" w:date="2024-11-17T11:39:00Z" w16du:dateUtc="2024-11-17T16:39:00Z">
        <w:r w:rsidDel="00FB719A">
          <w:delText xml:space="preserve">AirThings ($299): Features comprehensive monitoring with mobile integration and requires subscription for advanced features. </w:delText>
        </w:r>
      </w:del>
    </w:p>
    <w:p w14:paraId="212C97FA" w14:textId="3C2C65B4" w:rsidR="00E519DB" w:rsidDel="00FB719A" w:rsidRDefault="00000000">
      <w:pPr>
        <w:pStyle w:val="BodyText"/>
        <w:numPr>
          <w:ilvl w:val="0"/>
          <w:numId w:val="9"/>
        </w:numPr>
        <w:tabs>
          <w:tab w:val="clear" w:pos="288"/>
          <w:tab w:val="left" w:pos="709"/>
        </w:tabs>
        <w:ind w:left="0" w:firstLine="216"/>
        <w:rPr>
          <w:del w:id="410" w:author="John Maksuta" w:date="2024-11-17T11:39:00Z" w16du:dateUtc="2024-11-17T16:39:00Z"/>
        </w:rPr>
        <w:pPrChange w:id="411" w:author="John Maksuta" w:date="2024-11-20T03:32:00Z" w16du:dateUtc="2024-11-20T08:32:00Z">
          <w:pPr>
            <w:pStyle w:val="BodyText"/>
            <w:numPr>
              <w:numId w:val="9"/>
            </w:numPr>
            <w:tabs>
              <w:tab w:val="clear" w:pos="288"/>
              <w:tab w:val="left" w:pos="709"/>
              <w:tab w:val="num" w:pos="786"/>
            </w:tabs>
            <w:ind w:left="786" w:hanging="360"/>
          </w:pPr>
        </w:pPrChange>
      </w:pPr>
      <w:del w:id="412" w:author="John Maksuta" w:date="2024-11-17T11:39:00Z" w16du:dateUtc="2024-11-17T16:39:00Z">
        <w:r w:rsidDel="00FB719A">
          <w:delText>Inkbird ($89.99): 6-in-1 indoor air quality monitor.</w:delText>
        </w:r>
      </w:del>
    </w:p>
    <w:p w14:paraId="46CF13E8" w14:textId="43EC6A5A" w:rsidR="00E519DB" w:rsidDel="00FB719A" w:rsidRDefault="00000000">
      <w:pPr>
        <w:pStyle w:val="BodyText"/>
        <w:ind w:firstLine="216"/>
        <w:rPr>
          <w:del w:id="413" w:author="John Maksuta" w:date="2024-11-17T11:39:00Z" w16du:dateUtc="2024-11-17T16:39:00Z"/>
        </w:rPr>
        <w:pPrChange w:id="414" w:author="John Maksuta" w:date="2024-11-20T03:32:00Z" w16du:dateUtc="2024-11-20T08:32:00Z">
          <w:pPr>
            <w:pStyle w:val="BodyText"/>
            <w:ind w:firstLine="0"/>
          </w:pPr>
        </w:pPrChange>
      </w:pPr>
      <w:del w:id="415" w:author="John Maksuta" w:date="2024-11-17T11:39:00Z" w16du:dateUtc="2024-11-17T16:39:00Z">
        <w:r w:rsidDel="00FB719A">
          <w:delText>Our solution targets three primary market segments:</w:delText>
        </w:r>
      </w:del>
    </w:p>
    <w:p w14:paraId="113B8D11" w14:textId="53B65627" w:rsidR="00E519DB" w:rsidDel="00FB719A" w:rsidRDefault="00000000">
      <w:pPr>
        <w:pStyle w:val="BodyText"/>
        <w:numPr>
          <w:ilvl w:val="0"/>
          <w:numId w:val="10"/>
        </w:numPr>
        <w:tabs>
          <w:tab w:val="clear" w:pos="288"/>
          <w:tab w:val="clear" w:pos="720"/>
          <w:tab w:val="left" w:pos="709"/>
          <w:tab w:val="left" w:pos="3369"/>
        </w:tabs>
        <w:spacing w:after="0"/>
        <w:ind w:left="0" w:firstLine="216"/>
        <w:rPr>
          <w:del w:id="416" w:author="John Maksuta" w:date="2024-11-17T11:39:00Z" w16du:dateUtc="2024-11-17T16:39:00Z"/>
        </w:rPr>
        <w:pPrChange w:id="417" w:author="John Maksuta" w:date="2024-11-20T03:32:00Z" w16du:dateUtc="2024-11-20T08:32:00Z">
          <w:pPr>
            <w:pStyle w:val="BodyText"/>
            <w:numPr>
              <w:numId w:val="10"/>
            </w:numPr>
            <w:tabs>
              <w:tab w:val="clear" w:pos="288"/>
              <w:tab w:val="left" w:pos="709"/>
              <w:tab w:val="left" w:pos="3369"/>
            </w:tabs>
            <w:spacing w:after="0"/>
            <w:ind w:left="720" w:hanging="360"/>
          </w:pPr>
        </w:pPrChange>
      </w:pPr>
      <w:del w:id="418" w:author="John Maksuta" w:date="2024-11-17T11:39:00Z" w16du:dateUtc="2024-11-17T16:39:00Z">
        <w:r w:rsidDel="00FB719A">
          <w:delText xml:space="preserve">Educational institutions requiring cost-effective monitoring solutions </w:delText>
        </w:r>
      </w:del>
    </w:p>
    <w:p w14:paraId="349F7A3A" w14:textId="3AC5990F" w:rsidR="00E519DB" w:rsidDel="00FB719A" w:rsidRDefault="00000000">
      <w:pPr>
        <w:pStyle w:val="BodyText"/>
        <w:numPr>
          <w:ilvl w:val="0"/>
          <w:numId w:val="10"/>
        </w:numPr>
        <w:tabs>
          <w:tab w:val="clear" w:pos="288"/>
          <w:tab w:val="clear" w:pos="720"/>
          <w:tab w:val="left" w:pos="709"/>
          <w:tab w:val="left" w:pos="3369"/>
        </w:tabs>
        <w:spacing w:after="0"/>
        <w:ind w:left="0" w:firstLine="216"/>
        <w:rPr>
          <w:del w:id="419" w:author="John Maksuta" w:date="2024-11-17T11:39:00Z" w16du:dateUtc="2024-11-17T16:39:00Z"/>
        </w:rPr>
        <w:pPrChange w:id="420" w:author="John Maksuta" w:date="2024-11-20T03:32:00Z" w16du:dateUtc="2024-11-20T08:32:00Z">
          <w:pPr>
            <w:pStyle w:val="BodyText"/>
            <w:numPr>
              <w:numId w:val="10"/>
            </w:numPr>
            <w:tabs>
              <w:tab w:val="clear" w:pos="288"/>
              <w:tab w:val="left" w:pos="709"/>
              <w:tab w:val="left" w:pos="3369"/>
            </w:tabs>
            <w:spacing w:after="0"/>
            <w:ind w:left="720" w:hanging="360"/>
          </w:pPr>
        </w:pPrChange>
      </w:pPr>
      <w:del w:id="421" w:author="John Maksuta" w:date="2024-11-17T11:39:00Z" w16du:dateUtc="2024-11-17T16:39:00Z">
        <w:r w:rsidDel="00FB719A">
          <w:delText xml:space="preserve">Small businesses needing environmental compliance monitoring </w:delText>
        </w:r>
      </w:del>
    </w:p>
    <w:p w14:paraId="6520CD9F" w14:textId="5CE82D18" w:rsidR="00E519DB" w:rsidDel="00FB719A" w:rsidRDefault="00000000">
      <w:pPr>
        <w:pStyle w:val="BodyText"/>
        <w:numPr>
          <w:ilvl w:val="0"/>
          <w:numId w:val="10"/>
        </w:numPr>
        <w:tabs>
          <w:tab w:val="clear" w:pos="288"/>
          <w:tab w:val="clear" w:pos="720"/>
          <w:tab w:val="left" w:pos="709"/>
          <w:tab w:val="left" w:pos="3369"/>
        </w:tabs>
        <w:ind w:left="0" w:firstLine="216"/>
        <w:rPr>
          <w:del w:id="422" w:author="John Maksuta" w:date="2024-11-17T11:39:00Z" w16du:dateUtc="2024-11-17T16:39:00Z"/>
        </w:rPr>
        <w:pPrChange w:id="423" w:author="John Maksuta" w:date="2024-11-20T03:32:00Z" w16du:dateUtc="2024-11-20T08:32:00Z">
          <w:pPr>
            <w:pStyle w:val="BodyText"/>
            <w:numPr>
              <w:numId w:val="10"/>
            </w:numPr>
            <w:tabs>
              <w:tab w:val="clear" w:pos="288"/>
              <w:tab w:val="left" w:pos="709"/>
              <w:tab w:val="left" w:pos="3369"/>
            </w:tabs>
            <w:ind w:left="720" w:hanging="360"/>
          </w:pPr>
        </w:pPrChange>
      </w:pPr>
      <w:del w:id="424" w:author="John Maksuta" w:date="2024-11-17T11:39:00Z" w16du:dateUtc="2024-11-17T16:39:00Z">
        <w:r w:rsidDel="00FB719A">
          <w:delText xml:space="preserve">Home automation enthusiasts seeking customizable platforms </w:delText>
        </w:r>
      </w:del>
    </w:p>
    <w:p w14:paraId="45CDADF8" w14:textId="1FA7843E" w:rsidR="00DA220A" w:rsidDel="00FB719A" w:rsidRDefault="00DA220A">
      <w:pPr>
        <w:pStyle w:val="BodyText"/>
        <w:ind w:firstLine="216"/>
        <w:jc w:val="center"/>
        <w:rPr>
          <w:del w:id="425" w:author="John Maksuta" w:date="2024-11-17T11:39:00Z" w16du:dateUtc="2024-11-17T16:39:00Z"/>
        </w:rPr>
        <w:pPrChange w:id="426" w:author="John Maksuta" w:date="2024-11-20T03:32:00Z" w16du:dateUtc="2024-11-20T08:32:00Z">
          <w:pPr>
            <w:pStyle w:val="BodyText"/>
            <w:ind w:firstLine="0"/>
            <w:jc w:val="center"/>
          </w:pPr>
        </w:pPrChange>
      </w:pPr>
    </w:p>
    <w:p w14:paraId="367D42B3" w14:textId="3DE3002F" w:rsidR="00E519DB" w:rsidDel="00FB719A" w:rsidRDefault="00000000">
      <w:pPr>
        <w:pStyle w:val="BodyText"/>
        <w:ind w:firstLine="216"/>
        <w:jc w:val="center"/>
        <w:rPr>
          <w:del w:id="427" w:author="John Maksuta" w:date="2024-11-17T11:39:00Z" w16du:dateUtc="2024-11-17T16:39:00Z"/>
        </w:rPr>
        <w:pPrChange w:id="428" w:author="John Maksuta" w:date="2024-11-20T03:32:00Z" w16du:dateUtc="2024-11-20T08:32:00Z">
          <w:pPr>
            <w:pStyle w:val="BodyText"/>
            <w:ind w:firstLine="0"/>
            <w:jc w:val="center"/>
          </w:pPr>
        </w:pPrChange>
      </w:pPr>
      <w:del w:id="429" w:author="John Maksuta" w:date="2024-11-17T11:39:00Z" w16du:dateUtc="2024-11-17T16:39:00Z">
        <w:r w:rsidDel="00FB719A">
          <w:delText>Competitive Advantages</w:delText>
        </w:r>
      </w:del>
    </w:p>
    <w:p w14:paraId="7E74A31E" w14:textId="110FD29E" w:rsidR="00E519DB" w:rsidDel="00FB719A" w:rsidRDefault="00000000">
      <w:pPr>
        <w:pStyle w:val="BodyText"/>
        <w:ind w:firstLine="216"/>
        <w:rPr>
          <w:del w:id="430" w:author="John Maksuta" w:date="2024-11-17T11:39:00Z" w16du:dateUtc="2024-11-17T16:39:00Z"/>
        </w:rPr>
        <w:pPrChange w:id="431" w:author="John Maksuta" w:date="2024-11-20T03:32:00Z" w16du:dateUtc="2024-11-20T08:32:00Z">
          <w:pPr>
            <w:pStyle w:val="BodyText"/>
            <w:ind w:firstLine="0"/>
          </w:pPr>
        </w:pPrChange>
      </w:pPr>
      <w:del w:id="432" w:author="John Maksuta" w:date="2024-11-17T11:39:00Z" w16du:dateUtc="2024-11-17T16:39:00Z">
        <w:r w:rsidDel="00FB719A">
          <w:delText>Our system differentiates itself through:</w:delText>
        </w:r>
      </w:del>
    </w:p>
    <w:p w14:paraId="5BA2AAC9" w14:textId="70D145D8" w:rsidR="00E519DB" w:rsidDel="00FB719A" w:rsidRDefault="00000000">
      <w:pPr>
        <w:pStyle w:val="BodyText"/>
        <w:numPr>
          <w:ilvl w:val="0"/>
          <w:numId w:val="10"/>
        </w:numPr>
        <w:tabs>
          <w:tab w:val="clear" w:pos="288"/>
          <w:tab w:val="clear" w:pos="720"/>
          <w:tab w:val="left" w:pos="709"/>
          <w:tab w:val="left" w:pos="3369"/>
        </w:tabs>
        <w:spacing w:after="0"/>
        <w:ind w:left="0" w:firstLine="216"/>
        <w:rPr>
          <w:del w:id="433" w:author="John Maksuta" w:date="2024-11-17T11:39:00Z" w16du:dateUtc="2024-11-17T16:39:00Z"/>
        </w:rPr>
        <w:pPrChange w:id="434" w:author="John Maksuta" w:date="2024-11-20T03:32:00Z" w16du:dateUtc="2024-11-20T08:32:00Z">
          <w:pPr>
            <w:pStyle w:val="BodyText"/>
            <w:numPr>
              <w:numId w:val="10"/>
            </w:numPr>
            <w:tabs>
              <w:tab w:val="clear" w:pos="288"/>
              <w:tab w:val="left" w:pos="709"/>
              <w:tab w:val="left" w:pos="3369"/>
            </w:tabs>
            <w:spacing w:after="0"/>
            <w:ind w:left="720" w:hanging="360"/>
          </w:pPr>
        </w:pPrChange>
      </w:pPr>
      <w:del w:id="435" w:author="John Maksuta" w:date="2024-11-17T11:39:00Z" w16du:dateUtc="2024-11-17T16:39:00Z">
        <w:r w:rsidDel="00FB719A">
          <w:delText>Open API architect</w:delText>
        </w:r>
        <w:r w:rsidR="00F734D7" w:rsidDel="00FB719A">
          <w:delText>u</w:delText>
        </w:r>
        <w:r w:rsidDel="00FB719A">
          <w:delText>re enabling custom integration</w:delText>
        </w:r>
      </w:del>
    </w:p>
    <w:p w14:paraId="0A7EC8A6" w14:textId="1B852721" w:rsidR="00E519DB" w:rsidDel="00FB719A" w:rsidRDefault="00000000">
      <w:pPr>
        <w:pStyle w:val="BodyText"/>
        <w:numPr>
          <w:ilvl w:val="0"/>
          <w:numId w:val="10"/>
        </w:numPr>
        <w:tabs>
          <w:tab w:val="clear" w:pos="288"/>
          <w:tab w:val="clear" w:pos="720"/>
          <w:tab w:val="left" w:pos="709"/>
          <w:tab w:val="left" w:pos="3369"/>
        </w:tabs>
        <w:spacing w:after="0"/>
        <w:ind w:left="0" w:firstLine="216"/>
        <w:rPr>
          <w:del w:id="436" w:author="John Maksuta" w:date="2024-11-17T11:39:00Z" w16du:dateUtc="2024-11-17T16:39:00Z"/>
        </w:rPr>
        <w:pPrChange w:id="437" w:author="John Maksuta" w:date="2024-11-20T03:32:00Z" w16du:dateUtc="2024-11-20T08:32:00Z">
          <w:pPr>
            <w:pStyle w:val="BodyText"/>
            <w:numPr>
              <w:numId w:val="10"/>
            </w:numPr>
            <w:tabs>
              <w:tab w:val="clear" w:pos="288"/>
              <w:tab w:val="left" w:pos="709"/>
              <w:tab w:val="left" w:pos="3369"/>
            </w:tabs>
            <w:spacing w:after="0"/>
            <w:ind w:left="720" w:hanging="360"/>
          </w:pPr>
        </w:pPrChange>
      </w:pPr>
      <w:del w:id="438" w:author="John Maksuta" w:date="2024-11-17T11:39:00Z" w16du:dateUtc="2024-11-17T16:39:00Z">
        <w:r w:rsidDel="00FB719A">
          <w:delText>Local data processing eliminating subscription requirements</w:delText>
        </w:r>
      </w:del>
    </w:p>
    <w:p w14:paraId="3CE443CC" w14:textId="15CE83B1" w:rsidR="00E519DB" w:rsidDel="00FB719A" w:rsidRDefault="00000000">
      <w:pPr>
        <w:pStyle w:val="BodyText"/>
        <w:numPr>
          <w:ilvl w:val="0"/>
          <w:numId w:val="10"/>
        </w:numPr>
        <w:tabs>
          <w:tab w:val="clear" w:pos="288"/>
          <w:tab w:val="clear" w:pos="720"/>
          <w:tab w:val="left" w:pos="709"/>
          <w:tab w:val="left" w:pos="3369"/>
        </w:tabs>
        <w:ind w:left="0" w:firstLine="216"/>
        <w:rPr>
          <w:del w:id="439" w:author="John Maksuta" w:date="2024-11-17T11:39:00Z" w16du:dateUtc="2024-11-17T16:39:00Z"/>
        </w:rPr>
        <w:pPrChange w:id="440" w:author="John Maksuta" w:date="2024-11-20T03:32:00Z" w16du:dateUtc="2024-11-20T08:32:00Z">
          <w:pPr>
            <w:pStyle w:val="BodyText"/>
            <w:numPr>
              <w:numId w:val="10"/>
            </w:numPr>
            <w:tabs>
              <w:tab w:val="clear" w:pos="288"/>
              <w:tab w:val="left" w:pos="709"/>
              <w:tab w:val="left" w:pos="3369"/>
            </w:tabs>
            <w:ind w:left="720" w:hanging="360"/>
          </w:pPr>
        </w:pPrChange>
      </w:pPr>
      <w:del w:id="441" w:author="John Maksuta" w:date="2024-11-17T11:39:00Z" w16du:dateUtc="2024-11-17T16:39:00Z">
        <w:r w:rsidDel="00FB719A">
          <w:delText xml:space="preserve">Multiple sensor integration (temperature, humidity, pressure, air quality) </w:delText>
        </w:r>
      </w:del>
    </w:p>
    <w:p w14:paraId="1C09CB7E" w14:textId="2E9EE203" w:rsidR="00E519DB" w:rsidDel="00FB719A" w:rsidRDefault="00E519DB">
      <w:pPr>
        <w:pStyle w:val="BodyText"/>
        <w:tabs>
          <w:tab w:val="clear" w:pos="288"/>
          <w:tab w:val="left" w:pos="709"/>
          <w:tab w:val="left" w:pos="3369"/>
        </w:tabs>
        <w:ind w:firstLine="216"/>
        <w:rPr>
          <w:del w:id="442" w:author="John Maksuta" w:date="2024-11-17T11:39:00Z" w16du:dateUtc="2024-11-17T16:39:00Z"/>
        </w:rPr>
        <w:pPrChange w:id="443" w:author="John Maksuta" w:date="2024-11-20T03:32:00Z" w16du:dateUtc="2024-11-20T08:32:00Z">
          <w:pPr>
            <w:pStyle w:val="BodyText"/>
            <w:tabs>
              <w:tab w:val="clear" w:pos="288"/>
              <w:tab w:val="left" w:pos="709"/>
              <w:tab w:val="left" w:pos="3369"/>
            </w:tabs>
            <w:ind w:left="720" w:firstLine="0"/>
          </w:pPr>
        </w:pPrChange>
      </w:pPr>
    </w:p>
    <w:p w14:paraId="3ED06735" w14:textId="6B6586F8" w:rsidR="00E519DB" w:rsidDel="00FB719A" w:rsidRDefault="00000000">
      <w:pPr>
        <w:pStyle w:val="BodyText"/>
        <w:ind w:firstLine="216"/>
        <w:jc w:val="center"/>
        <w:rPr>
          <w:del w:id="444" w:author="John Maksuta" w:date="2024-11-17T11:39:00Z" w16du:dateUtc="2024-11-17T16:39:00Z"/>
        </w:rPr>
        <w:pPrChange w:id="445" w:author="John Maksuta" w:date="2024-11-20T03:32:00Z" w16du:dateUtc="2024-11-20T08:32:00Z">
          <w:pPr>
            <w:pStyle w:val="BodyText"/>
            <w:ind w:firstLine="0"/>
            <w:jc w:val="center"/>
          </w:pPr>
        </w:pPrChange>
      </w:pPr>
      <w:del w:id="446" w:author="John Maksuta" w:date="2024-11-17T11:39:00Z" w16du:dateUtc="2024-11-17T16:39:00Z">
        <w:r w:rsidDel="00FB719A">
          <w:delText xml:space="preserve">Financial Viability </w:delText>
        </w:r>
      </w:del>
    </w:p>
    <w:p w14:paraId="5C142C33" w14:textId="30F7D620" w:rsidR="00E519DB" w:rsidDel="005F6F55" w:rsidRDefault="00000000">
      <w:pPr>
        <w:pStyle w:val="BodyText"/>
        <w:ind w:firstLine="216"/>
        <w:rPr>
          <w:del w:id="447" w:author="John Maksuta" w:date="2024-11-17T11:42:00Z" w16du:dateUtc="2024-11-17T16:42:00Z"/>
        </w:rPr>
        <w:pPrChange w:id="448" w:author="John Maksuta" w:date="2024-11-20T03:32:00Z" w16du:dateUtc="2024-11-20T08:32:00Z">
          <w:pPr>
            <w:pStyle w:val="BodyText"/>
            <w:ind w:firstLine="0"/>
          </w:pPr>
        </w:pPrChange>
      </w:pPr>
      <w:del w:id="449" w:author="John Maksuta" w:date="2024-11-17T11:39:00Z" w16du:dateUtc="2024-11-17T16:39:00Z">
        <w:r w:rsidDel="00FB719A">
          <w:tab/>
          <w:delText>Analysis supports a retail price point of $149.99, positioning our solution between basic DIY kits and premium commercial solutions. The open architecture and competitive pricing provide significant market entry advantages, particularly in the educational and maker segment</w:delText>
        </w:r>
      </w:del>
      <w:del w:id="450" w:author="John Maksuta" w:date="2024-11-17T11:42:00Z" w16du:dateUtc="2024-11-17T16:42:00Z">
        <w:r w:rsidDel="005F6F55">
          <w:delText>s.</w:delText>
        </w:r>
      </w:del>
    </w:p>
    <w:p w14:paraId="0CF09977" w14:textId="77777777" w:rsidR="00E519DB" w:rsidDel="005F6F55" w:rsidRDefault="00E519DB">
      <w:pPr>
        <w:pStyle w:val="BodyText"/>
        <w:ind w:firstLine="216"/>
        <w:rPr>
          <w:del w:id="451" w:author="John Maksuta" w:date="2024-11-17T11:42:00Z" w16du:dateUtc="2024-11-17T16:42:00Z"/>
        </w:rPr>
        <w:pPrChange w:id="452" w:author="John Maksuta" w:date="2024-11-20T03:32:00Z" w16du:dateUtc="2024-11-20T08:32:00Z">
          <w:pPr>
            <w:pStyle w:val="BodyText"/>
          </w:pPr>
        </w:pPrChange>
      </w:pPr>
    </w:p>
    <w:p w14:paraId="053C2427" w14:textId="170F4B6A" w:rsidR="00E519DB" w:rsidDel="00A70B2B" w:rsidRDefault="00E519DB">
      <w:pPr>
        <w:ind w:firstLine="216"/>
        <w:jc w:val="left"/>
        <w:rPr>
          <w:del w:id="453" w:author="John Maksuta" w:date="2024-11-20T03:32:00Z" w16du:dateUtc="2024-11-20T08:32:00Z"/>
          <w:i/>
          <w:iCs/>
        </w:rPr>
        <w:pPrChange w:id="454" w:author="John Maksuta" w:date="2024-11-20T03:32:00Z" w16du:dateUtc="2024-11-20T08:32:00Z">
          <w:pPr>
            <w:jc w:val="left"/>
          </w:pPr>
        </w:pPrChange>
      </w:pPr>
    </w:p>
    <w:p w14:paraId="6F43AF4D" w14:textId="77777777" w:rsidR="00E519DB" w:rsidRDefault="00000000">
      <w:pPr>
        <w:pStyle w:val="Heading1"/>
        <w:pPrChange w:id="455" w:author="John Maksuta" w:date="2024-11-17T11:41:00Z" w16du:dateUtc="2024-11-17T16:41:00Z">
          <w:pPr>
            <w:pStyle w:val="Heading2"/>
          </w:pPr>
        </w:pPrChange>
      </w:pPr>
      <w:r>
        <w:t>Figures and Tables</w:t>
      </w:r>
    </w:p>
    <w:p w14:paraId="12A91396" w14:textId="77777777" w:rsidR="00E519DB" w:rsidRDefault="00000000">
      <w:pPr>
        <w:pStyle w:val="figurecaption"/>
        <w:numPr>
          <w:ilvl w:val="0"/>
          <w:numId w:val="0"/>
        </w:numPr>
      </w:pPr>
      <w:r>
        <w:rPr>
          <w:noProof/>
        </w:rPr>
        <w:drawing>
          <wp:inline distT="0" distB="0" distL="0" distR="0" wp14:anchorId="380D8F88" wp14:editId="7B481F08">
            <wp:extent cx="2961005" cy="2223135"/>
            <wp:effectExtent l="0" t="0" r="0" b="0"/>
            <wp:docPr id="1" name="Picture 1" descr="A black rectangular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with wires&#10;&#10;Description automatically generated"/>
                    <pic:cNvPicPr>
                      <a:picLocks noChangeAspect="1" noChangeArrowheads="1"/>
                    </pic:cNvPicPr>
                  </pic:nvPicPr>
                  <pic:blipFill>
                    <a:blip r:embed="rId12"/>
                    <a:stretch>
                      <a:fillRect/>
                    </a:stretch>
                  </pic:blipFill>
                  <pic:spPr bwMode="auto">
                    <a:xfrm>
                      <a:off x="0" y="0"/>
                      <a:ext cx="2961005" cy="2223135"/>
                    </a:xfrm>
                    <a:prstGeom prst="rect">
                      <a:avLst/>
                    </a:prstGeom>
                  </pic:spPr>
                </pic:pic>
              </a:graphicData>
            </a:graphic>
          </wp:inline>
        </w:drawing>
      </w:r>
    </w:p>
    <w:p w14:paraId="7B6129A5" w14:textId="77777777" w:rsidR="00E519DB" w:rsidRDefault="00000000">
      <w:pPr>
        <w:pStyle w:val="figurecaption"/>
        <w:ind w:left="360" w:hanging="360"/>
      </w:pPr>
      <w:r>
        <w:t>John Maksuta’s Adafruit BME680 Sesnor Board and Pi Case.</w:t>
      </w:r>
    </w:p>
    <w:p w14:paraId="59879C12" w14:textId="77777777" w:rsidR="00E519DB" w:rsidRDefault="00000000">
      <w:pPr>
        <w:pStyle w:val="figurecaption"/>
        <w:numPr>
          <w:ilvl w:val="0"/>
          <w:numId w:val="0"/>
        </w:numPr>
      </w:pPr>
      <w:r>
        <w:rPr>
          <w:noProof/>
        </w:rPr>
        <w:drawing>
          <wp:inline distT="0" distB="0" distL="0" distR="0" wp14:anchorId="18DB72D0" wp14:editId="35D0679C">
            <wp:extent cx="2952750" cy="2216785"/>
            <wp:effectExtent l="0" t="0" r="0" b="0"/>
            <wp:docPr id="2" name="Picture 2" descr="A black electronic devic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electronic device with wires and wires&#10;&#10;Description automatically generated"/>
                    <pic:cNvPicPr>
                      <a:picLocks noChangeAspect="1" noChangeArrowheads="1"/>
                    </pic:cNvPicPr>
                  </pic:nvPicPr>
                  <pic:blipFill>
                    <a:blip r:embed="rId13"/>
                    <a:stretch>
                      <a:fillRect/>
                    </a:stretch>
                  </pic:blipFill>
                  <pic:spPr bwMode="auto">
                    <a:xfrm>
                      <a:off x="0" y="0"/>
                      <a:ext cx="2952750" cy="2216785"/>
                    </a:xfrm>
                    <a:prstGeom prst="rect">
                      <a:avLst/>
                    </a:prstGeom>
                  </pic:spPr>
                </pic:pic>
              </a:graphicData>
            </a:graphic>
          </wp:inline>
        </w:drawing>
      </w:r>
    </w:p>
    <w:p w14:paraId="427B4591" w14:textId="77777777" w:rsidR="00E519DB" w:rsidRDefault="00000000">
      <w:pPr>
        <w:pStyle w:val="figurecaption"/>
      </w:pPr>
      <w:r>
        <w:t>John Maksuta’s Raspberry Pi Board and case, with GPIO header exposed and sensor leads connected.</w:t>
      </w:r>
    </w:p>
    <w:p w14:paraId="0E289C27" w14:textId="77777777" w:rsidR="00E519DB" w:rsidRDefault="00000000">
      <w:pPr>
        <w:pStyle w:val="figurecaption"/>
        <w:numPr>
          <w:ilvl w:val="0"/>
          <w:numId w:val="0"/>
        </w:numPr>
      </w:pPr>
      <w:r>
        <w:rPr>
          <w:noProof/>
        </w:rPr>
        <w:drawing>
          <wp:inline distT="0" distB="0" distL="0" distR="0" wp14:anchorId="1723A18B" wp14:editId="4CF90B1E">
            <wp:extent cx="2835910" cy="1744980"/>
            <wp:effectExtent l="0" t="0" r="0" b="0"/>
            <wp:docPr id="3" name="Image2"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green circuit board with red and blue wires&#10;&#10;Description automatically generated"/>
                    <pic:cNvPicPr>
                      <a:picLocks noChangeAspect="1" noChangeArrowheads="1"/>
                    </pic:cNvPicPr>
                  </pic:nvPicPr>
                  <pic:blipFill>
                    <a:blip r:embed="rId14"/>
                    <a:stretch>
                      <a:fillRect/>
                    </a:stretch>
                  </pic:blipFill>
                  <pic:spPr bwMode="auto">
                    <a:xfrm>
                      <a:off x="0" y="0"/>
                      <a:ext cx="2835910" cy="1744980"/>
                    </a:xfrm>
                    <a:prstGeom prst="rect">
                      <a:avLst/>
                    </a:prstGeom>
                  </pic:spPr>
                </pic:pic>
              </a:graphicData>
            </a:graphic>
          </wp:inline>
        </w:drawing>
      </w:r>
    </w:p>
    <w:p w14:paraId="46FB3ACA" w14:textId="77777777" w:rsidR="00E519DB" w:rsidRDefault="00000000">
      <w:pPr>
        <w:pStyle w:val="figurecaption"/>
      </w:pPr>
      <w:r>
        <w:t>Ali Fayed’s Raspberry Pi Board, with GPIO header exposed and sensor leads connected.</w:t>
      </w:r>
    </w:p>
    <w:p w14:paraId="2F0B412F" w14:textId="77777777" w:rsidR="00E519DB" w:rsidRDefault="00000000">
      <w:pPr>
        <w:pStyle w:val="figurecaption"/>
        <w:numPr>
          <w:ilvl w:val="0"/>
          <w:numId w:val="0"/>
        </w:numPr>
      </w:pPr>
      <w:r>
        <w:rPr>
          <w:noProof/>
        </w:rPr>
        <w:drawing>
          <wp:inline distT="0" distB="0" distL="0" distR="0" wp14:anchorId="092C4B87" wp14:editId="035A346B">
            <wp:extent cx="3093720" cy="2844165"/>
            <wp:effectExtent l="0" t="0" r="0" b="0"/>
            <wp:docPr id="4" name="Image3" descr="A green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een circuit board with many wires&#10;&#10;Description automatically generated"/>
                    <pic:cNvPicPr>
                      <a:picLocks noChangeAspect="1" noChangeArrowheads="1"/>
                    </pic:cNvPicPr>
                  </pic:nvPicPr>
                  <pic:blipFill>
                    <a:blip r:embed="rId15"/>
                    <a:stretch>
                      <a:fillRect/>
                    </a:stretch>
                  </pic:blipFill>
                  <pic:spPr bwMode="auto">
                    <a:xfrm>
                      <a:off x="0" y="0"/>
                      <a:ext cx="3093720" cy="2844165"/>
                    </a:xfrm>
                    <a:prstGeom prst="rect">
                      <a:avLst/>
                    </a:prstGeom>
                  </pic:spPr>
                </pic:pic>
              </a:graphicData>
            </a:graphic>
          </wp:inline>
        </w:drawing>
      </w:r>
    </w:p>
    <w:p w14:paraId="5DD06DD5" w14:textId="77777777" w:rsidR="00E519DB" w:rsidRDefault="00000000">
      <w:pPr>
        <w:pStyle w:val="figurecaption"/>
        <w:ind w:left="360" w:hanging="360"/>
      </w:pPr>
      <w:r>
        <w:t>Adafruit BME680 Sesnor Board and Raspberry Pi Board wired with I2C [12]</w:t>
      </w:r>
    </w:p>
    <w:p w14:paraId="20126257" w14:textId="77777777" w:rsidR="00E519DB" w:rsidRDefault="00000000">
      <w:pPr>
        <w:pStyle w:val="figurecaption"/>
        <w:numPr>
          <w:ilvl w:val="0"/>
          <w:numId w:val="0"/>
        </w:numPr>
      </w:pPr>
      <w:r>
        <w:rPr>
          <w:noProof/>
        </w:rPr>
        <w:drawing>
          <wp:inline distT="0" distB="0" distL="0" distR="0" wp14:anchorId="36998D17" wp14:editId="3BC6893E">
            <wp:extent cx="2856230" cy="1445260"/>
            <wp:effectExtent l="0" t="0" r="0" b="0"/>
            <wp:docPr id="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pic:cNvPicPr>
                      <a:picLocks noChangeAspect="1" noChangeArrowheads="1"/>
                    </pic:cNvPicPr>
                  </pic:nvPicPr>
                  <pic:blipFill>
                    <a:blip r:embed="rId16"/>
                    <a:stretch>
                      <a:fillRect/>
                    </a:stretch>
                  </pic:blipFill>
                  <pic:spPr bwMode="auto">
                    <a:xfrm>
                      <a:off x="0" y="0"/>
                      <a:ext cx="2856230" cy="1445260"/>
                    </a:xfrm>
                    <a:prstGeom prst="rect">
                      <a:avLst/>
                    </a:prstGeom>
                  </pic:spPr>
                </pic:pic>
              </a:graphicData>
            </a:graphic>
          </wp:inline>
        </w:drawing>
      </w:r>
    </w:p>
    <w:p w14:paraId="7C5374E6" w14:textId="77777777" w:rsidR="00E519DB" w:rsidRDefault="00000000">
      <w:pPr>
        <w:pStyle w:val="figurecaption"/>
        <w:ind w:left="360" w:hanging="360"/>
      </w:pPr>
      <w:r>
        <w:t>Ali Fayed’s testing environment using Python.</w:t>
      </w:r>
    </w:p>
    <w:p w14:paraId="28B89ED5" w14:textId="77777777" w:rsidR="00E519DB" w:rsidRDefault="00000000">
      <w:pPr>
        <w:pStyle w:val="figurecaption"/>
        <w:numPr>
          <w:ilvl w:val="0"/>
          <w:numId w:val="0"/>
        </w:numPr>
      </w:pPr>
      <w:r>
        <w:rPr>
          <w:noProof/>
        </w:rPr>
        <w:lastRenderedPageBreak/>
        <w:drawing>
          <wp:inline distT="0" distB="0" distL="0" distR="0" wp14:anchorId="4A8BD9DA" wp14:editId="7231613A">
            <wp:extent cx="3195955" cy="1273810"/>
            <wp:effectExtent l="0" t="0" r="0" b="0"/>
            <wp:docPr id="6" name="Picture 3" descr="A screenshot of a weath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shot of a weather dashboard&#10;&#10;Description automatically generated"/>
                    <pic:cNvPicPr>
                      <a:picLocks noChangeAspect="1" noChangeArrowheads="1"/>
                    </pic:cNvPicPr>
                  </pic:nvPicPr>
                  <pic:blipFill>
                    <a:blip r:embed="rId17"/>
                    <a:stretch>
                      <a:fillRect/>
                    </a:stretch>
                  </pic:blipFill>
                  <pic:spPr bwMode="auto">
                    <a:xfrm>
                      <a:off x="0" y="0"/>
                      <a:ext cx="3195955" cy="1273810"/>
                    </a:xfrm>
                    <a:prstGeom prst="rect">
                      <a:avLst/>
                    </a:prstGeom>
                  </pic:spPr>
                </pic:pic>
              </a:graphicData>
            </a:graphic>
          </wp:inline>
        </w:drawing>
      </w:r>
    </w:p>
    <w:p w14:paraId="4DB20DD8" w14:textId="77777777" w:rsidR="00E519DB" w:rsidRDefault="00000000">
      <w:pPr>
        <w:pStyle w:val="figurecaption"/>
        <w:ind w:left="360" w:hanging="360"/>
      </w:pPr>
      <w:r>
        <w:t>UI Development progress.</w:t>
      </w:r>
    </w:p>
    <w:p w14:paraId="42CA07B6" w14:textId="77777777" w:rsidR="00E519DB" w:rsidRDefault="00000000">
      <w:pPr>
        <w:pStyle w:val="figurecaption"/>
        <w:numPr>
          <w:ilvl w:val="0"/>
          <w:numId w:val="0"/>
        </w:numPr>
        <w:ind w:left="360"/>
      </w:pPr>
      <w:r>
        <w:rPr>
          <w:noProof/>
        </w:rPr>
        <w:drawing>
          <wp:inline distT="0" distB="0" distL="0" distR="0" wp14:anchorId="6B6BD086" wp14:editId="222B9899">
            <wp:extent cx="2835910" cy="1744980"/>
            <wp:effectExtent l="0" t="0" r="0" b="0"/>
            <wp:docPr id="7" name="Image2 Copy 1" descr="A green circuit board with red and blue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y 1" descr="A green circuit board with red and blue wires&#10;&#10;Description automatically generated"/>
                    <pic:cNvPicPr>
                      <a:picLocks noChangeAspect="1" noChangeArrowheads="1"/>
                    </pic:cNvPicPr>
                  </pic:nvPicPr>
                  <pic:blipFill>
                    <a:blip r:embed="rId18"/>
                    <a:stretch>
                      <a:fillRect/>
                    </a:stretch>
                  </pic:blipFill>
                  <pic:spPr bwMode="auto">
                    <a:xfrm>
                      <a:off x="0" y="0"/>
                      <a:ext cx="2835910" cy="1744980"/>
                    </a:xfrm>
                    <a:prstGeom prst="rect">
                      <a:avLst/>
                    </a:prstGeom>
                  </pic:spPr>
                </pic:pic>
              </a:graphicData>
            </a:graphic>
          </wp:inline>
        </w:drawing>
      </w:r>
    </w:p>
    <w:p w14:paraId="5B96AEB4" w14:textId="77777777" w:rsidR="00E519DB" w:rsidRDefault="00000000">
      <w:pPr>
        <w:pStyle w:val="figurecaption"/>
        <w:ind w:left="360" w:hanging="360"/>
      </w:pPr>
      <w:r>
        <w:t>Matt Boin’s Raspberry Pi Board with GPIO expansion header and sensor wires connected.</w:t>
      </w:r>
    </w:p>
    <w:p w14:paraId="3EB90436" w14:textId="77777777" w:rsidR="00E519DB" w:rsidRDefault="00E519DB">
      <w:pPr>
        <w:pStyle w:val="figurecaption"/>
        <w:numPr>
          <w:ilvl w:val="0"/>
          <w:numId w:val="0"/>
        </w:numPr>
        <w:ind w:left="360"/>
      </w:pPr>
    </w:p>
    <w:p w14:paraId="598EF48F" w14:textId="77777777" w:rsidR="00C00E96" w:rsidRDefault="00C00E96">
      <w:pPr>
        <w:pStyle w:val="figurecaption"/>
        <w:numPr>
          <w:ilvl w:val="0"/>
          <w:numId w:val="0"/>
        </w:numPr>
        <w:ind w:left="360"/>
      </w:pPr>
    </w:p>
    <w:p w14:paraId="5AE356C5" w14:textId="4E6670BE" w:rsidR="00E519DB" w:rsidRDefault="00000000">
      <w:pPr>
        <w:pStyle w:val="Heading5"/>
      </w:pPr>
      <w:r>
        <w:t>Acknowledgment</w:t>
      </w:r>
    </w:p>
    <w:p w14:paraId="5E84A486" w14:textId="20AC89B1" w:rsidR="00E519DB" w:rsidRDefault="00162473">
      <w:pPr>
        <w:pStyle w:val="BodyText"/>
      </w:pPr>
      <w:r>
        <w:t>We would like to acknowledge Adafruit for providing documentation and code samples for interfacing with their BME680</w:t>
      </w:r>
      <w:r w:rsidR="000C609F">
        <w:t xml:space="preserve"> sensor product</w:t>
      </w:r>
      <w:r>
        <w:t>.</w:t>
      </w:r>
      <w:r w:rsidR="001F4619">
        <w:t xml:space="preserve"> Specifically to Ladyada from Adafruit who wrote the original Python code work “</w:t>
      </w:r>
      <w:r w:rsidR="001F4619" w:rsidRPr="001F4619">
        <w:t xml:space="preserve"> adafruit_bme680</w:t>
      </w:r>
      <w:r w:rsidR="001F4619">
        <w:t>” of which the Java interface for the BME680 that we wrote is a derived work from their Python language source</w:t>
      </w:r>
      <w:r w:rsidR="00DB2324">
        <w:t xml:space="preserve"> [13]</w:t>
      </w:r>
      <w:r w:rsidR="001F4619">
        <w:t xml:space="preserve">. This is permitted </w:t>
      </w:r>
      <w:r w:rsidR="00B62891" w:rsidRPr="00B62891">
        <w:t>by 2017 Ladyada for Adafruit Industries under license MIT AND BSD-3-Clause</w:t>
      </w:r>
      <w:r w:rsidR="001F4619">
        <w:t>.</w:t>
      </w:r>
    </w:p>
    <w:p w14:paraId="4A1C2CEF" w14:textId="77777777" w:rsidR="00FA3B7B" w:rsidRDefault="00FA3B7B">
      <w:pPr>
        <w:pStyle w:val="BodyText"/>
      </w:pPr>
    </w:p>
    <w:p w14:paraId="441A26E9" w14:textId="3F0865FF" w:rsidR="0078757E" w:rsidRDefault="0078757E" w:rsidP="0078757E">
      <w:pPr>
        <w:pStyle w:val="Heading1"/>
        <w:rPr>
          <w:ins w:id="456" w:author="John Maksuta" w:date="2024-11-17T11:42:00Z" w16du:dateUtc="2024-11-17T16:42:00Z"/>
        </w:rPr>
      </w:pPr>
      <w:ins w:id="457" w:author="John Maksuta" w:date="2024-11-17T11:42:00Z" w16du:dateUtc="2024-11-17T16:42:00Z">
        <w:r>
          <w:t>Bibliography</w:t>
        </w:r>
      </w:ins>
    </w:p>
    <w:p w14:paraId="21A8842B" w14:textId="34A54A24" w:rsidR="00E519DB" w:rsidDel="0078757E" w:rsidRDefault="00000000">
      <w:pPr>
        <w:pStyle w:val="figurecaption"/>
        <w:rPr>
          <w:del w:id="458" w:author="John Maksuta" w:date="2024-11-17T11:42:00Z" w16du:dateUtc="2024-11-17T16:42:00Z"/>
        </w:rPr>
        <w:pPrChange w:id="459" w:author="John Maksuta" w:date="2024-11-17T11:42:00Z" w16du:dateUtc="2024-11-17T16:42:00Z">
          <w:pPr>
            <w:pStyle w:val="Heading5"/>
          </w:pPr>
        </w:pPrChange>
      </w:pPr>
      <w:del w:id="460" w:author="John Maksuta" w:date="2024-11-17T11:42:00Z" w16du:dateUtc="2024-11-17T16:42:00Z">
        <w:r w:rsidDel="0078757E">
          <w:delText>References</w:delText>
        </w:r>
      </w:del>
    </w:p>
    <w:p w14:paraId="58E33724" w14:textId="77777777" w:rsidR="00E519DB" w:rsidRDefault="00E519DB"/>
    <w:p w14:paraId="0B1598D7" w14:textId="541A7D7B" w:rsidR="000D18E7" w:rsidRPr="00655F27" w:rsidRDefault="000D18E7" w:rsidP="000D18E7">
      <w:pPr>
        <w:pStyle w:val="references"/>
        <w:ind w:left="354" w:hanging="354"/>
        <w:rPr>
          <w:rStyle w:val="Hyperlink"/>
          <w:color w:val="auto"/>
          <w:u w:val="none"/>
        </w:rPr>
      </w:pPr>
      <w:r>
        <w:t xml:space="preserve">Raspberry Pi, “Raspberry Pi 3 Model B+,” [Online] Available: </w:t>
      </w:r>
      <w:hyperlink r:id="rId19">
        <w:r>
          <w:rPr>
            <w:rStyle w:val="Hyperlink"/>
          </w:rPr>
          <w:t>https://www.raspberrypi.com/products/raspberry-pi-3-model-b-plus/</w:t>
        </w:r>
      </w:hyperlink>
    </w:p>
    <w:p w14:paraId="6C2264C8" w14:textId="4CFFB92C" w:rsidR="00655F27" w:rsidRPr="00E6077A" w:rsidRDefault="00655F27" w:rsidP="00655F27">
      <w:pPr>
        <w:pStyle w:val="references"/>
        <w:ind w:left="354" w:hanging="354"/>
        <w:rPr>
          <w:rStyle w:val="Hyperlink"/>
          <w:color w:val="auto"/>
          <w:u w:val="none"/>
        </w:rPr>
      </w:pPr>
      <w:r>
        <w:t xml:space="preserve">Raspberry Pi OS. n.d. September 2024. </w:t>
      </w:r>
      <w:hyperlink r:id="rId20">
        <w:r>
          <w:rPr>
            <w:rStyle w:val="Hyperlink"/>
          </w:rPr>
          <w:t>https://www.raspberrypi.com/documentation/computers/os.html</w:t>
        </w:r>
      </w:hyperlink>
    </w:p>
    <w:p w14:paraId="0D5ACB66" w14:textId="540C8CA5" w:rsidR="00E6077A" w:rsidRDefault="00E6077A">
      <w:pPr>
        <w:pStyle w:val="references"/>
        <w:ind w:left="354" w:hanging="354"/>
        <w:rPr>
          <w:rStyle w:val="Hyperlink"/>
          <w:color w:val="auto"/>
          <w:u w:val="none"/>
        </w:rPr>
      </w:pPr>
      <w:r>
        <w:rPr>
          <w:rStyle w:val="Hyperlink"/>
          <w:color w:val="auto"/>
          <w:u w:val="none"/>
        </w:rPr>
        <w:t xml:space="preserve">Adafruit, “Adafruit BME688 – Temperature, Humidity, Pressure and Gas Sensor,” Adafruit, September 2024, </w:t>
      </w:r>
      <w:hyperlink r:id="rId21" w:history="1">
        <w:r w:rsidR="00AA3B8F" w:rsidRPr="00580AC5">
          <w:rPr>
            <w:rStyle w:val="Hyperlink"/>
          </w:rPr>
          <w:t>https://www.adafruit.com/product/5046</w:t>
        </w:r>
      </w:hyperlink>
    </w:p>
    <w:p w14:paraId="462A9C05" w14:textId="57EF8A6B" w:rsidR="00AA3B8F" w:rsidRDefault="00AA3B8F" w:rsidP="00AA3B8F">
      <w:pPr>
        <w:pStyle w:val="references"/>
        <w:ind w:left="354" w:hanging="354"/>
      </w:pPr>
      <w:r>
        <w:t xml:space="preserve">Bosch. "Bosch BME680 Low power gas, pressure, temperature &amp; humidity sensor datasheet." n.d. September 2024. </w:t>
      </w:r>
      <w:hyperlink r:id="rId22" w:history="1">
        <w:r w:rsidR="00AC50A0" w:rsidRPr="00580AC5">
          <w:rPr>
            <w:rStyle w:val="Hyperlink"/>
          </w:rPr>
          <w:t>https://cdn-shop.adafruit.com/product-files/3660/BME680.pdf</w:t>
        </w:r>
      </w:hyperlink>
      <w:r>
        <w:t>.</w:t>
      </w:r>
    </w:p>
    <w:p w14:paraId="1BA6B8F2" w14:textId="0EEE7A8D" w:rsidR="00AC50A0" w:rsidRDefault="00AC50A0" w:rsidP="00E67BCF">
      <w:pPr>
        <w:pStyle w:val="references"/>
        <w:ind w:left="354" w:hanging="354"/>
      </w:pPr>
      <w:r>
        <w:t>Adafruit, “</w:t>
      </w:r>
      <w:r w:rsidRPr="00EB6EB1">
        <w:t>Qwiic JST SH 4-pin Cable with Premium Female Sockets</w:t>
      </w:r>
      <w:r>
        <w:t xml:space="preserve">,” Adafruit stemma, </w:t>
      </w:r>
      <w:hyperlink r:id="rId23" w:history="1">
        <w:r w:rsidR="00134ED7" w:rsidRPr="00580AC5">
          <w:rPr>
            <w:rStyle w:val="Hyperlink"/>
          </w:rPr>
          <w:t>https://www.adafruit.com/product/4397</w:t>
        </w:r>
      </w:hyperlink>
    </w:p>
    <w:p w14:paraId="2F6E08EC" w14:textId="146E5B50" w:rsidR="00F734D7" w:rsidRDefault="00134ED7" w:rsidP="00F734D7">
      <w:pPr>
        <w:pStyle w:val="references"/>
        <w:ind w:left="354" w:hanging="354"/>
      </w:pPr>
      <w:r>
        <w:t xml:space="preserve">Raspberry Pi OS. n.d. September 2024. </w:t>
      </w:r>
      <w:hyperlink r:id="rId24">
        <w:r>
          <w:rPr>
            <w:rStyle w:val="Hyperlink"/>
          </w:rPr>
          <w:t>https://www.raspberrypi.com/software/</w:t>
        </w:r>
      </w:hyperlink>
      <w:r>
        <w:t>.</w:t>
      </w:r>
    </w:p>
    <w:p w14:paraId="31C6B72D" w14:textId="24796A02" w:rsidR="00F734D7" w:rsidRPr="0077173A" w:rsidRDefault="00F734D7" w:rsidP="00F734D7">
      <w:pPr>
        <w:pStyle w:val="references"/>
        <w:ind w:left="354" w:hanging="354"/>
        <w:rPr>
          <w:rStyle w:val="Hyperlink"/>
          <w:color w:val="auto"/>
          <w:u w:val="none"/>
        </w:rPr>
      </w:pPr>
      <w:r>
        <w:t xml:space="preserve">Broadcom, “Spring Initializer,” 2005-2024. [Online] Available: </w:t>
      </w:r>
      <w:hyperlink r:id="rId25">
        <w:r>
          <w:rPr>
            <w:rStyle w:val="Hyperlink"/>
          </w:rPr>
          <w:t>https://start.spring.io/</w:t>
        </w:r>
      </w:hyperlink>
    </w:p>
    <w:p w14:paraId="0E301C68" w14:textId="77777777" w:rsidR="0077173A" w:rsidRDefault="0077173A" w:rsidP="0077173A">
      <w:pPr>
        <w:pStyle w:val="references"/>
        <w:ind w:left="354" w:hanging="354"/>
      </w:pPr>
      <w:r>
        <w:t xml:space="preserve">Paraschiv, Eugen, "Spring RequestMapping," Baeldung, May 11 2024, [Online] Available: https://www.baeldung.com/spring-requestmapping </w:t>
      </w:r>
    </w:p>
    <w:p w14:paraId="2E3DA6AE" w14:textId="3A4CBC4A" w:rsidR="0077173A" w:rsidRPr="0077173A" w:rsidRDefault="0077173A" w:rsidP="0077173A">
      <w:pPr>
        <w:pStyle w:val="references"/>
        <w:ind w:left="354" w:hanging="354"/>
        <w:rPr>
          <w:rStyle w:val="Hyperlink"/>
          <w:color w:val="auto"/>
          <w:u w:val="none"/>
        </w:rPr>
      </w:pPr>
      <w:r>
        <w:t xml:space="preserve">Code With Arjun, "Spring Boot Using VSCode," Youtube, youtube video, Aug 7, 2021, [Online] Available: </w:t>
      </w:r>
      <w:hyperlink r:id="rId26">
        <w:r>
          <w:rPr>
            <w:rStyle w:val="Hyperlink"/>
          </w:rPr>
          <w:t>https://www.youtube.com/watch?v=dq1z9t03mXI</w:t>
        </w:r>
      </w:hyperlink>
    </w:p>
    <w:p w14:paraId="12F17F3C" w14:textId="4B70F35B" w:rsidR="0077173A" w:rsidRPr="00DB2324" w:rsidRDefault="0077173A" w:rsidP="0077173A">
      <w:pPr>
        <w:pStyle w:val="references"/>
        <w:ind w:left="354" w:hanging="354"/>
        <w:rPr>
          <w:rStyle w:val="Hyperlink"/>
          <w:color w:val="auto"/>
          <w:u w:val="none"/>
        </w:rPr>
      </w:pPr>
      <w:r>
        <w:t xml:space="preserve">Pi4J, “Pi4J,” [Online] Available: </w:t>
      </w:r>
      <w:hyperlink r:id="rId27">
        <w:r>
          <w:rPr>
            <w:rStyle w:val="Hyperlink"/>
          </w:rPr>
          <w:t>https://www.pi4j.com/</w:t>
        </w:r>
      </w:hyperlink>
    </w:p>
    <w:p w14:paraId="73898A31" w14:textId="65EAA6FA" w:rsidR="00DB2324" w:rsidRPr="00DB2324" w:rsidRDefault="00DB2324" w:rsidP="00DB2324">
      <w:pPr>
        <w:pStyle w:val="references"/>
        <w:ind w:left="354" w:hanging="354"/>
        <w:rPr>
          <w:rStyle w:val="Hyperlink"/>
          <w:color w:val="auto"/>
          <w:u w:val="none"/>
        </w:rPr>
      </w:pPr>
      <w:r>
        <w:t>Maven, [Online] Available: https://maven.apache.org/download.cgi</w:t>
      </w:r>
    </w:p>
    <w:p w14:paraId="646458FE" w14:textId="77777777" w:rsidR="00E519DB" w:rsidRPr="006D49C9" w:rsidRDefault="00000000">
      <w:pPr>
        <w:pStyle w:val="references"/>
        <w:ind w:left="354" w:hanging="354"/>
        <w:rPr>
          <w:rStyle w:val="Hyperlink"/>
          <w:color w:val="auto"/>
          <w:u w:val="none"/>
        </w:rPr>
      </w:pPr>
      <w:r>
        <w:t xml:space="preserve">Adafruit, "Adafruit BME680 Humidity, Temperature, Barometric Pressure &amp; VOC Gas," Adafruit Learning System. [Online]. Available: </w:t>
      </w:r>
      <w:hyperlink r:id="rId28">
        <w:r w:rsidR="00E519DB">
          <w:rPr>
            <w:rStyle w:val="Hyperlink"/>
          </w:rPr>
          <w:t>https://learn.adafruit.com/adafruit-bme680-humidity-temperature-barometic-pressure-voc-gas/python-circuitpython</w:t>
        </w:r>
      </w:hyperlink>
    </w:p>
    <w:p w14:paraId="6EA38A88" w14:textId="0A56B807" w:rsidR="006D49C9" w:rsidRPr="00206910" w:rsidRDefault="006D49C9" w:rsidP="006D49C9">
      <w:pPr>
        <w:pStyle w:val="references"/>
        <w:ind w:left="354" w:hanging="354"/>
        <w:rPr>
          <w:ins w:id="461" w:author="John Maksuta" w:date="2024-11-19T18:51:00Z" w16du:dateUtc="2024-11-19T23:51:00Z"/>
          <w:rStyle w:val="Hyperlink"/>
          <w:color w:val="auto"/>
          <w:u w:val="none"/>
          <w:rPrChange w:id="462" w:author="John Maksuta" w:date="2024-11-19T18:51:00Z" w16du:dateUtc="2024-11-19T23:51:00Z">
            <w:rPr>
              <w:ins w:id="463" w:author="John Maksuta" w:date="2024-11-19T18:51:00Z" w16du:dateUtc="2024-11-19T23:51:00Z"/>
              <w:rStyle w:val="Hyperlink"/>
            </w:rPr>
          </w:rPrChange>
        </w:rPr>
      </w:pPr>
      <w:r>
        <w:t xml:space="preserve">Adafruit, “Adafruit_BME680,” Github repository, </w:t>
      </w:r>
      <w:hyperlink r:id="rId29">
        <w:r>
          <w:rPr>
            <w:rStyle w:val="Hyperlink"/>
          </w:rPr>
          <w:t>https://github.com/adafruit/Adafruit_BME680</w:t>
        </w:r>
      </w:hyperlink>
      <w:r>
        <w:t xml:space="preserve"> Broadcom, “Spring Quickstart Guide,” [Online] Available: </w:t>
      </w:r>
      <w:hyperlink r:id="rId30">
        <w:r>
          <w:rPr>
            <w:rStyle w:val="Hyperlink"/>
          </w:rPr>
          <w:t>https://spring.io/quickstart</w:t>
        </w:r>
      </w:hyperlink>
    </w:p>
    <w:p w14:paraId="0BF761B2" w14:textId="02F060FB" w:rsidR="00206910" w:rsidRDefault="00206910" w:rsidP="00206910">
      <w:pPr>
        <w:pStyle w:val="references"/>
        <w:ind w:left="354" w:hanging="354"/>
        <w:rPr>
          <w:ins w:id="464" w:author="John Maksuta" w:date="2024-11-19T18:53:00Z" w16du:dateUtc="2024-11-19T23:53:00Z"/>
          <w:rStyle w:val="Hyperlink"/>
          <w:color w:val="auto"/>
          <w:u w:val="none"/>
        </w:rPr>
      </w:pPr>
      <w:ins w:id="465" w:author="John Maksuta" w:date="2024-11-19T18:51:00Z" w16du:dateUtc="2024-11-19T23:51:00Z">
        <w:r w:rsidRPr="00206910">
          <w:rPr>
            <w:rStyle w:val="Hyperlink"/>
            <w:color w:val="auto"/>
            <w:u w:val="none"/>
            <w:rPrChange w:id="466" w:author="John Maksuta" w:date="2024-11-19T18:51:00Z" w16du:dateUtc="2024-11-19T23:51:00Z">
              <w:rPr>
                <w:rStyle w:val="Hyperlink"/>
              </w:rPr>
            </w:rPrChange>
          </w:rPr>
          <w:t>Adafruit</w:t>
        </w:r>
        <w:r>
          <w:rPr>
            <w:rStyle w:val="Hyperlink"/>
            <w:color w:val="auto"/>
            <w:u w:val="none"/>
          </w:rPr>
          <w:t>, “</w:t>
        </w:r>
      </w:ins>
      <w:ins w:id="467" w:author="John Maksuta" w:date="2024-11-19T18:52:00Z">
        <w:r w:rsidRPr="00206910">
          <w:t>Adafruit BME680</w:t>
        </w:r>
      </w:ins>
      <w:ins w:id="468" w:author="John Maksuta" w:date="2024-11-19T18:52:00Z" w16du:dateUtc="2024-11-19T23:52:00Z">
        <w:r>
          <w:t xml:space="preserve"> detailed tutorial</w:t>
        </w:r>
      </w:ins>
      <w:ins w:id="469" w:author="John Maksuta" w:date="2024-11-19T18:51:00Z" w16du:dateUtc="2024-11-19T23:51:00Z">
        <w:r w:rsidRPr="00206910">
          <w:rPr>
            <w:rStyle w:val="Hyperlink"/>
            <w:color w:val="auto"/>
            <w:u w:val="none"/>
          </w:rPr>
          <w:t>,” [</w:t>
        </w:r>
      </w:ins>
      <w:ins w:id="470" w:author="John Maksuta" w:date="2024-11-19T18:52:00Z" w16du:dateUtc="2024-11-19T23:52:00Z">
        <w:r w:rsidRPr="00206910">
          <w:rPr>
            <w:rStyle w:val="Hyperlink"/>
            <w:color w:val="auto"/>
            <w:u w:val="none"/>
          </w:rPr>
          <w:t>Online</w:t>
        </w:r>
      </w:ins>
      <w:ins w:id="471" w:author="John Maksuta" w:date="2024-11-19T18:51:00Z" w16du:dateUtc="2024-11-19T23:51:00Z">
        <w:r w:rsidRPr="00206910">
          <w:rPr>
            <w:rStyle w:val="Hyperlink"/>
            <w:color w:val="auto"/>
            <w:u w:val="none"/>
          </w:rPr>
          <w:t>]</w:t>
        </w:r>
      </w:ins>
      <w:ins w:id="472" w:author="John Maksuta" w:date="2024-11-19T18:52:00Z" w16du:dateUtc="2024-11-19T23:52:00Z">
        <w:r w:rsidRPr="00206910">
          <w:rPr>
            <w:rStyle w:val="Hyperlink"/>
            <w:color w:val="auto"/>
            <w:u w:val="none"/>
          </w:rPr>
          <w:t xml:space="preserve"> Available: </w:t>
        </w:r>
      </w:ins>
      <w:ins w:id="473" w:author="John Maksuta" w:date="2024-11-19T18:53:00Z" w16du:dateUtc="2024-11-19T23:53:00Z">
        <w:r>
          <w:rPr>
            <w:rStyle w:val="Hyperlink"/>
            <w:color w:val="auto"/>
            <w:u w:val="none"/>
          </w:rPr>
          <w:fldChar w:fldCharType="begin"/>
        </w:r>
        <w:r>
          <w:rPr>
            <w:rStyle w:val="Hyperlink"/>
            <w:color w:val="auto"/>
            <w:u w:val="none"/>
          </w:rPr>
          <w:instrText>HYPERLINK "</w:instrText>
        </w:r>
      </w:ins>
      <w:ins w:id="474" w:author="John Maksuta" w:date="2024-11-19T18:52:00Z" w16du:dateUtc="2024-11-19T23:52:00Z">
        <w:r w:rsidRPr="00206910">
          <w:rPr>
            <w:rStyle w:val="Hyperlink"/>
            <w:color w:val="auto"/>
            <w:u w:val="none"/>
          </w:rPr>
          <w:instrText>https://learn.adafruit.com/adafruit-bme680-humidity-temperature-barometic-pressure-voc-gas</w:instrText>
        </w:r>
      </w:ins>
      <w:ins w:id="475" w:author="John Maksuta" w:date="2024-11-19T18:53:00Z" w16du:dateUtc="2024-11-19T23:53:00Z">
        <w:r>
          <w:rPr>
            <w:rStyle w:val="Hyperlink"/>
            <w:color w:val="auto"/>
            <w:u w:val="none"/>
          </w:rPr>
          <w:instrText>"</w:instrText>
        </w:r>
        <w:r>
          <w:rPr>
            <w:rStyle w:val="Hyperlink"/>
            <w:color w:val="auto"/>
            <w:u w:val="none"/>
          </w:rPr>
        </w:r>
        <w:r>
          <w:rPr>
            <w:rStyle w:val="Hyperlink"/>
            <w:color w:val="auto"/>
            <w:u w:val="none"/>
          </w:rPr>
          <w:fldChar w:fldCharType="separate"/>
        </w:r>
      </w:ins>
      <w:ins w:id="476" w:author="John Maksuta" w:date="2024-11-19T18:52:00Z" w16du:dateUtc="2024-11-19T23:52:00Z">
        <w:r w:rsidRPr="009F1478">
          <w:rPr>
            <w:rStyle w:val="Hyperlink"/>
          </w:rPr>
          <w:t>https://learn.adafruit.com/adafruit-bme680-humidity-temperature-barometic-pressure-voc-gas</w:t>
        </w:r>
      </w:ins>
      <w:ins w:id="477" w:author="John Maksuta" w:date="2024-11-19T18:53:00Z" w16du:dateUtc="2024-11-19T23:53:00Z">
        <w:r>
          <w:rPr>
            <w:rStyle w:val="Hyperlink"/>
            <w:color w:val="auto"/>
            <w:u w:val="none"/>
          </w:rPr>
          <w:fldChar w:fldCharType="end"/>
        </w:r>
      </w:ins>
    </w:p>
    <w:p w14:paraId="7D4E5344" w14:textId="71E28C03" w:rsidR="00206910" w:rsidRPr="00206910" w:rsidRDefault="00206910" w:rsidP="00206910">
      <w:pPr>
        <w:pStyle w:val="references"/>
        <w:ind w:left="354" w:hanging="354"/>
      </w:pPr>
      <w:ins w:id="478" w:author="John Maksuta" w:date="2024-11-19T18:53:00Z" w16du:dateUtc="2024-11-19T23:53:00Z">
        <w:r>
          <w:rPr>
            <w:rStyle w:val="Hyperlink"/>
            <w:color w:val="auto"/>
            <w:u w:val="none"/>
          </w:rPr>
          <w:t>Adafruit, “</w:t>
        </w:r>
      </w:ins>
      <w:ins w:id="479" w:author="John Maksuta" w:date="2024-11-19T18:54:00Z" w16du:dateUtc="2024-11-19T23:54:00Z">
        <w:r>
          <w:rPr>
            <w:rStyle w:val="Hyperlink"/>
            <w:color w:val="auto"/>
            <w:u w:val="none"/>
          </w:rPr>
          <w:t xml:space="preserve">Adafruit CircuitPython BME680,” [Online] Available: </w:t>
        </w:r>
        <w:r w:rsidRPr="00206910">
          <w:rPr>
            <w:rStyle w:val="Hyperlink"/>
            <w:color w:val="auto"/>
            <w:u w:val="none"/>
          </w:rPr>
          <w:t>https://github.com/adafruit/Adafruit_CircuitPython_BME680</w:t>
        </w:r>
      </w:ins>
    </w:p>
    <w:p w14:paraId="64B3B068" w14:textId="02FEBFE6" w:rsidR="00E519DB" w:rsidRDefault="00E519DB"/>
    <w:p w14:paraId="45CA9B3C" w14:textId="77777777" w:rsidR="00162473" w:rsidRDefault="00162473">
      <w:pPr>
        <w:sectPr w:rsidR="00162473">
          <w:type w:val="continuous"/>
          <w:pgSz w:w="12240" w:h="15840"/>
          <w:pgMar w:top="1080" w:right="893" w:bottom="1440" w:left="893" w:header="0" w:footer="720" w:gutter="0"/>
          <w:cols w:num="2" w:space="360"/>
          <w:formProt w:val="0"/>
          <w:titlePg/>
          <w:docGrid w:linePitch="360" w:charSpace="8192"/>
        </w:sectPr>
      </w:pPr>
    </w:p>
    <w:p w14:paraId="08B237A6" w14:textId="77777777" w:rsidR="00E519DB" w:rsidRDefault="00E519DB">
      <w:pPr>
        <w:rPr>
          <w:color w:val="FF0000"/>
        </w:rPr>
      </w:pPr>
    </w:p>
    <w:sectPr w:rsidR="00E519DB">
      <w:type w:val="continuous"/>
      <w:pgSz w:w="12240" w:h="15840"/>
      <w:pgMar w:top="1080" w:right="893" w:bottom="1440" w:left="893" w:header="0" w:footer="720"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064938" w14:textId="77777777" w:rsidR="0068366E" w:rsidRDefault="0068366E">
      <w:r>
        <w:separator/>
      </w:r>
    </w:p>
  </w:endnote>
  <w:endnote w:type="continuationSeparator" w:id="0">
    <w:p w14:paraId="738BAB77" w14:textId="77777777" w:rsidR="0068366E" w:rsidRDefault="00683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12623" w14:textId="77777777" w:rsidR="00A3567C" w:rsidRPr="006F6D3D" w:rsidRDefault="00A3567C"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38F48" w14:textId="77777777" w:rsidR="00E519DB" w:rsidRDefault="00E519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D1E9F" w14:textId="77777777" w:rsidR="00E519DB" w:rsidRDefault="00E519DB">
    <w:pPr>
      <w:pStyle w:val="Footer"/>
    </w:pPr>
  </w:p>
  <w:p w14:paraId="238C9ACC" w14:textId="77777777" w:rsidR="00E519DB" w:rsidRDefault="00E519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AD84C" w14:textId="77777777" w:rsidR="00E519DB"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22571" w14:textId="77777777" w:rsidR="0068366E" w:rsidRDefault="0068366E">
      <w:r>
        <w:separator/>
      </w:r>
    </w:p>
  </w:footnote>
  <w:footnote w:type="continuationSeparator" w:id="0">
    <w:p w14:paraId="4B3D29BD" w14:textId="77777777" w:rsidR="0068366E" w:rsidRDefault="006836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2A30"/>
    <w:multiLevelType w:val="multilevel"/>
    <w:tmpl w:val="561834FA"/>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1" w15:restartNumberingAfterBreak="0">
    <w:nsid w:val="00B53CA6"/>
    <w:multiLevelType w:val="hybridMultilevel"/>
    <w:tmpl w:val="D334011A"/>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15:restartNumberingAfterBreak="0">
    <w:nsid w:val="0387759E"/>
    <w:multiLevelType w:val="multilevel"/>
    <w:tmpl w:val="E4CE4AA2"/>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 w15:restartNumberingAfterBreak="0">
    <w:nsid w:val="066B6B6B"/>
    <w:multiLevelType w:val="hybridMultilevel"/>
    <w:tmpl w:val="6D5852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1296A"/>
    <w:multiLevelType w:val="multilevel"/>
    <w:tmpl w:val="E20A13EA"/>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7A54DE4"/>
    <w:multiLevelType w:val="multilevel"/>
    <w:tmpl w:val="E8E2AD8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 w15:restartNumberingAfterBreak="0">
    <w:nsid w:val="1B6D5C25"/>
    <w:multiLevelType w:val="multilevel"/>
    <w:tmpl w:val="8DA0DC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0FB4144"/>
    <w:multiLevelType w:val="hybridMultilevel"/>
    <w:tmpl w:val="3FA61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F5D9F"/>
    <w:multiLevelType w:val="hybridMultilevel"/>
    <w:tmpl w:val="3F0E8D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E972C5"/>
    <w:multiLevelType w:val="multilevel"/>
    <w:tmpl w:val="A55C4F52"/>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4596463B"/>
    <w:multiLevelType w:val="multilevel"/>
    <w:tmpl w:val="FA54023A"/>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15:restartNumberingAfterBreak="0">
    <w:nsid w:val="45A57DCF"/>
    <w:multiLevelType w:val="multilevel"/>
    <w:tmpl w:val="A774B5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2392E52"/>
    <w:multiLevelType w:val="hybridMultilevel"/>
    <w:tmpl w:val="523AF8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C11D3D"/>
    <w:multiLevelType w:val="multilevel"/>
    <w:tmpl w:val="C078472C"/>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69DD0800"/>
    <w:multiLevelType w:val="hybridMultilevel"/>
    <w:tmpl w:val="4F9A5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E75745"/>
    <w:multiLevelType w:val="multilevel"/>
    <w:tmpl w:val="5566B2B4"/>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664360156">
    <w:abstractNumId w:val="2"/>
  </w:num>
  <w:num w:numId="2" w16cid:durableId="2097819512">
    <w:abstractNumId w:val="9"/>
  </w:num>
  <w:num w:numId="3" w16cid:durableId="898712875">
    <w:abstractNumId w:val="10"/>
  </w:num>
  <w:num w:numId="4" w16cid:durableId="2122531275">
    <w:abstractNumId w:val="5"/>
  </w:num>
  <w:num w:numId="5" w16cid:durableId="300841174">
    <w:abstractNumId w:val="4"/>
  </w:num>
  <w:num w:numId="6" w16cid:durableId="645160727">
    <w:abstractNumId w:val="13"/>
  </w:num>
  <w:num w:numId="7" w16cid:durableId="2125226388">
    <w:abstractNumId w:val="15"/>
  </w:num>
  <w:num w:numId="8" w16cid:durableId="1271667042">
    <w:abstractNumId w:val="11"/>
  </w:num>
  <w:num w:numId="9" w16cid:durableId="1228686735">
    <w:abstractNumId w:val="0"/>
  </w:num>
  <w:num w:numId="10" w16cid:durableId="1316108705">
    <w:abstractNumId w:val="6"/>
  </w:num>
  <w:num w:numId="11" w16cid:durableId="1396707131">
    <w:abstractNumId w:val="3"/>
  </w:num>
  <w:num w:numId="12" w16cid:durableId="1044139094">
    <w:abstractNumId w:val="12"/>
  </w:num>
  <w:num w:numId="13" w16cid:durableId="2026056149">
    <w:abstractNumId w:val="1"/>
  </w:num>
  <w:num w:numId="14" w16cid:durableId="1048068332">
    <w:abstractNumId w:val="14"/>
  </w:num>
  <w:num w:numId="15" w16cid:durableId="1212154146">
    <w:abstractNumId w:val="7"/>
  </w:num>
  <w:num w:numId="16" w16cid:durableId="111386810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Maksuta">
    <w15:presenceInfo w15:providerId="Windows Live" w15:userId="b5a24a131c48ed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trackRevisions/>
  <w:documentProtection w:edit="trackedChanges" w:enforcement="1" w:cryptProviderType="rsaAES" w:cryptAlgorithmClass="hash" w:cryptAlgorithmType="typeAny" w:cryptAlgorithmSid="14" w:cryptSpinCount="100000" w:hash="WXHkQ/Qec1bcESXTtMASgmA+2p4mKjRvpEwQg9bT5T5kY3tviN+zJC08/3rA/kMeltG63aynLFxeSnl4U7i7zQ==" w:salt="gMU6k7oeahaMK0llqQikMw=="/>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9DB"/>
    <w:rsid w:val="00013D01"/>
    <w:rsid w:val="000319E8"/>
    <w:rsid w:val="00045550"/>
    <w:rsid w:val="000638D6"/>
    <w:rsid w:val="00083789"/>
    <w:rsid w:val="00090195"/>
    <w:rsid w:val="00090283"/>
    <w:rsid w:val="00097879"/>
    <w:rsid w:val="000C3A31"/>
    <w:rsid w:val="000C609F"/>
    <w:rsid w:val="000D18E7"/>
    <w:rsid w:val="00134ED7"/>
    <w:rsid w:val="00135FA7"/>
    <w:rsid w:val="00162473"/>
    <w:rsid w:val="00170557"/>
    <w:rsid w:val="001A1311"/>
    <w:rsid w:val="001B4782"/>
    <w:rsid w:val="001C13A9"/>
    <w:rsid w:val="001F4619"/>
    <w:rsid w:val="00206910"/>
    <w:rsid w:val="0021540D"/>
    <w:rsid w:val="00224D2A"/>
    <w:rsid w:val="002253E5"/>
    <w:rsid w:val="00240174"/>
    <w:rsid w:val="0024564B"/>
    <w:rsid w:val="00267C79"/>
    <w:rsid w:val="00284A97"/>
    <w:rsid w:val="00290260"/>
    <w:rsid w:val="002A171F"/>
    <w:rsid w:val="002A57FF"/>
    <w:rsid w:val="002A6353"/>
    <w:rsid w:val="002C726A"/>
    <w:rsid w:val="003228FE"/>
    <w:rsid w:val="0032398D"/>
    <w:rsid w:val="0032663C"/>
    <w:rsid w:val="0036003D"/>
    <w:rsid w:val="003627D1"/>
    <w:rsid w:val="003A3F38"/>
    <w:rsid w:val="003D4DEB"/>
    <w:rsid w:val="003E03F5"/>
    <w:rsid w:val="00415BD4"/>
    <w:rsid w:val="004964C8"/>
    <w:rsid w:val="005151B8"/>
    <w:rsid w:val="0053121C"/>
    <w:rsid w:val="005D591D"/>
    <w:rsid w:val="005F6F55"/>
    <w:rsid w:val="0062794E"/>
    <w:rsid w:val="00655AD9"/>
    <w:rsid w:val="00655F27"/>
    <w:rsid w:val="0068366E"/>
    <w:rsid w:val="00696E70"/>
    <w:rsid w:val="006B3370"/>
    <w:rsid w:val="006C4FBD"/>
    <w:rsid w:val="006D3022"/>
    <w:rsid w:val="006D49C9"/>
    <w:rsid w:val="00702E30"/>
    <w:rsid w:val="0072784A"/>
    <w:rsid w:val="00730EEF"/>
    <w:rsid w:val="00740369"/>
    <w:rsid w:val="007541B6"/>
    <w:rsid w:val="0077173A"/>
    <w:rsid w:val="0078757E"/>
    <w:rsid w:val="00797254"/>
    <w:rsid w:val="007B6613"/>
    <w:rsid w:val="007D2EF3"/>
    <w:rsid w:val="008474E3"/>
    <w:rsid w:val="009755DE"/>
    <w:rsid w:val="009F637A"/>
    <w:rsid w:val="009F74B0"/>
    <w:rsid w:val="00A10B2A"/>
    <w:rsid w:val="00A22E1D"/>
    <w:rsid w:val="00A34D63"/>
    <w:rsid w:val="00A3567C"/>
    <w:rsid w:val="00A70B2B"/>
    <w:rsid w:val="00A736E8"/>
    <w:rsid w:val="00A83610"/>
    <w:rsid w:val="00A84862"/>
    <w:rsid w:val="00A969E4"/>
    <w:rsid w:val="00AA3B8F"/>
    <w:rsid w:val="00AC50A0"/>
    <w:rsid w:val="00B1279C"/>
    <w:rsid w:val="00B12888"/>
    <w:rsid w:val="00B53F4D"/>
    <w:rsid w:val="00B62891"/>
    <w:rsid w:val="00BA4301"/>
    <w:rsid w:val="00BC6665"/>
    <w:rsid w:val="00C00E96"/>
    <w:rsid w:val="00C03D4F"/>
    <w:rsid w:val="00C464B3"/>
    <w:rsid w:val="00C64FD2"/>
    <w:rsid w:val="00C77BE1"/>
    <w:rsid w:val="00CA5F62"/>
    <w:rsid w:val="00D00354"/>
    <w:rsid w:val="00D757D1"/>
    <w:rsid w:val="00D965D5"/>
    <w:rsid w:val="00DA220A"/>
    <w:rsid w:val="00DA4833"/>
    <w:rsid w:val="00DB2324"/>
    <w:rsid w:val="00DD63B7"/>
    <w:rsid w:val="00E519DB"/>
    <w:rsid w:val="00E6077A"/>
    <w:rsid w:val="00E666DA"/>
    <w:rsid w:val="00E67BCF"/>
    <w:rsid w:val="00E93D16"/>
    <w:rsid w:val="00EA23A5"/>
    <w:rsid w:val="00EB6EB1"/>
    <w:rsid w:val="00EC5216"/>
    <w:rsid w:val="00F11D34"/>
    <w:rsid w:val="00F21975"/>
    <w:rsid w:val="00F219C0"/>
    <w:rsid w:val="00F43975"/>
    <w:rsid w:val="00F61D0A"/>
    <w:rsid w:val="00F734D7"/>
    <w:rsid w:val="00F95524"/>
    <w:rsid w:val="00F9629C"/>
    <w:rsid w:val="00FA3B7B"/>
    <w:rsid w:val="00FB719A"/>
    <w:rsid w:val="00FD699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780FB"/>
  <w15:docId w15:val="{C87B29A8-4761-4D4C-8F3F-A9822A752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
      </w:numPr>
      <w:tabs>
        <w:tab w:val="left" w:pos="216"/>
      </w:tabs>
      <w:spacing w:before="160" w:after="8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qFormat/>
    <w:rsid w:val="00156B74"/>
    <w:rPr>
      <w:color w:val="605E5C"/>
      <w:shd w:val="clear" w:color="auto" w:fill="E1DFDD"/>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5A4C4B"/>
    <w:pPr>
      <w:spacing w:after="160" w:line="252" w:lineRule="auto"/>
      <w:ind w:left="720"/>
      <w:contextualSpacing/>
      <w:jc w:val="left"/>
    </w:pPr>
    <w:rPr>
      <w:rFonts w:eastAsiaTheme="minorHAnsi"/>
      <w:kern w:val="2"/>
      <w:sz w:val="24"/>
      <w:szCs w:val="24"/>
      <w14:ligatures w14:val="standardContextual"/>
    </w:rPr>
  </w:style>
  <w:style w:type="paragraph" w:customStyle="1" w:styleId="FrameContents">
    <w:name w:val="Frame Contents"/>
    <w:basedOn w:val="Normal"/>
    <w:qFormat/>
  </w:style>
  <w:style w:type="paragraph" w:styleId="Revision">
    <w:name w:val="Revision"/>
    <w:hidden/>
    <w:uiPriority w:val="99"/>
    <w:semiHidden/>
    <w:rsid w:val="00224D2A"/>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924638">
      <w:bodyDiv w:val="1"/>
      <w:marLeft w:val="0"/>
      <w:marRight w:val="0"/>
      <w:marTop w:val="0"/>
      <w:marBottom w:val="0"/>
      <w:divBdr>
        <w:top w:val="none" w:sz="0" w:space="0" w:color="auto"/>
        <w:left w:val="none" w:sz="0" w:space="0" w:color="auto"/>
        <w:bottom w:val="none" w:sz="0" w:space="0" w:color="auto"/>
        <w:right w:val="none" w:sz="0" w:space="0" w:color="auto"/>
      </w:divBdr>
      <w:divsChild>
        <w:div w:id="714162808">
          <w:marLeft w:val="0"/>
          <w:marRight w:val="0"/>
          <w:marTop w:val="0"/>
          <w:marBottom w:val="0"/>
          <w:divBdr>
            <w:top w:val="none" w:sz="0" w:space="0" w:color="auto"/>
            <w:left w:val="none" w:sz="0" w:space="0" w:color="auto"/>
            <w:bottom w:val="none" w:sz="0" w:space="0" w:color="auto"/>
            <w:right w:val="none" w:sz="0" w:space="0" w:color="auto"/>
          </w:divBdr>
          <w:divsChild>
            <w:div w:id="15347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516">
      <w:bodyDiv w:val="1"/>
      <w:marLeft w:val="0"/>
      <w:marRight w:val="0"/>
      <w:marTop w:val="0"/>
      <w:marBottom w:val="0"/>
      <w:divBdr>
        <w:top w:val="none" w:sz="0" w:space="0" w:color="auto"/>
        <w:left w:val="none" w:sz="0" w:space="0" w:color="auto"/>
        <w:bottom w:val="none" w:sz="0" w:space="0" w:color="auto"/>
        <w:right w:val="none" w:sz="0" w:space="0" w:color="auto"/>
      </w:divBdr>
    </w:div>
    <w:div w:id="330135178">
      <w:bodyDiv w:val="1"/>
      <w:marLeft w:val="0"/>
      <w:marRight w:val="0"/>
      <w:marTop w:val="0"/>
      <w:marBottom w:val="0"/>
      <w:divBdr>
        <w:top w:val="none" w:sz="0" w:space="0" w:color="auto"/>
        <w:left w:val="none" w:sz="0" w:space="0" w:color="auto"/>
        <w:bottom w:val="none" w:sz="0" w:space="0" w:color="auto"/>
        <w:right w:val="none" w:sz="0" w:space="0" w:color="auto"/>
      </w:divBdr>
      <w:divsChild>
        <w:div w:id="1084381024">
          <w:marLeft w:val="0"/>
          <w:marRight w:val="0"/>
          <w:marTop w:val="0"/>
          <w:marBottom w:val="0"/>
          <w:divBdr>
            <w:top w:val="none" w:sz="0" w:space="0" w:color="auto"/>
            <w:left w:val="none" w:sz="0" w:space="0" w:color="auto"/>
            <w:bottom w:val="none" w:sz="0" w:space="0" w:color="auto"/>
            <w:right w:val="none" w:sz="0" w:space="0" w:color="auto"/>
          </w:divBdr>
          <w:divsChild>
            <w:div w:id="9453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625">
      <w:bodyDiv w:val="1"/>
      <w:marLeft w:val="0"/>
      <w:marRight w:val="0"/>
      <w:marTop w:val="0"/>
      <w:marBottom w:val="0"/>
      <w:divBdr>
        <w:top w:val="none" w:sz="0" w:space="0" w:color="auto"/>
        <w:left w:val="none" w:sz="0" w:space="0" w:color="auto"/>
        <w:bottom w:val="none" w:sz="0" w:space="0" w:color="auto"/>
        <w:right w:val="none" w:sz="0" w:space="0" w:color="auto"/>
      </w:divBdr>
      <w:divsChild>
        <w:div w:id="1253394811">
          <w:marLeft w:val="0"/>
          <w:marRight w:val="0"/>
          <w:marTop w:val="0"/>
          <w:marBottom w:val="0"/>
          <w:divBdr>
            <w:top w:val="none" w:sz="0" w:space="0" w:color="auto"/>
            <w:left w:val="none" w:sz="0" w:space="0" w:color="auto"/>
            <w:bottom w:val="none" w:sz="0" w:space="0" w:color="auto"/>
            <w:right w:val="none" w:sz="0" w:space="0" w:color="auto"/>
          </w:divBdr>
          <w:divsChild>
            <w:div w:id="2185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92226">
      <w:bodyDiv w:val="1"/>
      <w:marLeft w:val="0"/>
      <w:marRight w:val="0"/>
      <w:marTop w:val="0"/>
      <w:marBottom w:val="0"/>
      <w:divBdr>
        <w:top w:val="none" w:sz="0" w:space="0" w:color="auto"/>
        <w:left w:val="none" w:sz="0" w:space="0" w:color="auto"/>
        <w:bottom w:val="none" w:sz="0" w:space="0" w:color="auto"/>
        <w:right w:val="none" w:sz="0" w:space="0" w:color="auto"/>
      </w:divBdr>
      <w:divsChild>
        <w:div w:id="1843429042">
          <w:marLeft w:val="0"/>
          <w:marRight w:val="0"/>
          <w:marTop w:val="0"/>
          <w:marBottom w:val="0"/>
          <w:divBdr>
            <w:top w:val="none" w:sz="0" w:space="0" w:color="auto"/>
            <w:left w:val="none" w:sz="0" w:space="0" w:color="auto"/>
            <w:bottom w:val="none" w:sz="0" w:space="0" w:color="auto"/>
            <w:right w:val="none" w:sz="0" w:space="0" w:color="auto"/>
          </w:divBdr>
          <w:divsChild>
            <w:div w:id="3577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2297">
      <w:bodyDiv w:val="1"/>
      <w:marLeft w:val="0"/>
      <w:marRight w:val="0"/>
      <w:marTop w:val="0"/>
      <w:marBottom w:val="0"/>
      <w:divBdr>
        <w:top w:val="none" w:sz="0" w:space="0" w:color="auto"/>
        <w:left w:val="none" w:sz="0" w:space="0" w:color="auto"/>
        <w:bottom w:val="none" w:sz="0" w:space="0" w:color="auto"/>
        <w:right w:val="none" w:sz="0" w:space="0" w:color="auto"/>
      </w:divBdr>
      <w:divsChild>
        <w:div w:id="1393188531">
          <w:marLeft w:val="0"/>
          <w:marRight w:val="0"/>
          <w:marTop w:val="0"/>
          <w:marBottom w:val="0"/>
          <w:divBdr>
            <w:top w:val="none" w:sz="0" w:space="0" w:color="auto"/>
            <w:left w:val="none" w:sz="0" w:space="0" w:color="auto"/>
            <w:bottom w:val="none" w:sz="0" w:space="0" w:color="auto"/>
            <w:right w:val="none" w:sz="0" w:space="0" w:color="auto"/>
          </w:divBdr>
          <w:divsChild>
            <w:div w:id="7140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09168">
      <w:bodyDiv w:val="1"/>
      <w:marLeft w:val="0"/>
      <w:marRight w:val="0"/>
      <w:marTop w:val="0"/>
      <w:marBottom w:val="0"/>
      <w:divBdr>
        <w:top w:val="none" w:sz="0" w:space="0" w:color="auto"/>
        <w:left w:val="none" w:sz="0" w:space="0" w:color="auto"/>
        <w:bottom w:val="none" w:sz="0" w:space="0" w:color="auto"/>
        <w:right w:val="none" w:sz="0" w:space="0" w:color="auto"/>
      </w:divBdr>
      <w:divsChild>
        <w:div w:id="1705400504">
          <w:marLeft w:val="0"/>
          <w:marRight w:val="0"/>
          <w:marTop w:val="0"/>
          <w:marBottom w:val="0"/>
          <w:divBdr>
            <w:top w:val="none" w:sz="0" w:space="0" w:color="auto"/>
            <w:left w:val="none" w:sz="0" w:space="0" w:color="auto"/>
            <w:bottom w:val="none" w:sz="0" w:space="0" w:color="auto"/>
            <w:right w:val="none" w:sz="0" w:space="0" w:color="auto"/>
          </w:divBdr>
          <w:divsChild>
            <w:div w:id="9786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6839">
      <w:bodyDiv w:val="1"/>
      <w:marLeft w:val="0"/>
      <w:marRight w:val="0"/>
      <w:marTop w:val="0"/>
      <w:marBottom w:val="0"/>
      <w:divBdr>
        <w:top w:val="none" w:sz="0" w:space="0" w:color="auto"/>
        <w:left w:val="none" w:sz="0" w:space="0" w:color="auto"/>
        <w:bottom w:val="none" w:sz="0" w:space="0" w:color="auto"/>
        <w:right w:val="none" w:sz="0" w:space="0" w:color="auto"/>
      </w:divBdr>
      <w:divsChild>
        <w:div w:id="1910572704">
          <w:marLeft w:val="0"/>
          <w:marRight w:val="0"/>
          <w:marTop w:val="0"/>
          <w:marBottom w:val="0"/>
          <w:divBdr>
            <w:top w:val="none" w:sz="0" w:space="0" w:color="auto"/>
            <w:left w:val="none" w:sz="0" w:space="0" w:color="auto"/>
            <w:bottom w:val="none" w:sz="0" w:space="0" w:color="auto"/>
            <w:right w:val="none" w:sz="0" w:space="0" w:color="auto"/>
          </w:divBdr>
          <w:divsChild>
            <w:div w:id="633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708">
      <w:bodyDiv w:val="1"/>
      <w:marLeft w:val="0"/>
      <w:marRight w:val="0"/>
      <w:marTop w:val="0"/>
      <w:marBottom w:val="0"/>
      <w:divBdr>
        <w:top w:val="none" w:sz="0" w:space="0" w:color="auto"/>
        <w:left w:val="none" w:sz="0" w:space="0" w:color="auto"/>
        <w:bottom w:val="none" w:sz="0" w:space="0" w:color="auto"/>
        <w:right w:val="none" w:sz="0" w:space="0" w:color="auto"/>
      </w:divBdr>
      <w:divsChild>
        <w:div w:id="377554262">
          <w:marLeft w:val="0"/>
          <w:marRight w:val="0"/>
          <w:marTop w:val="0"/>
          <w:marBottom w:val="0"/>
          <w:divBdr>
            <w:top w:val="none" w:sz="0" w:space="0" w:color="auto"/>
            <w:left w:val="none" w:sz="0" w:space="0" w:color="auto"/>
            <w:bottom w:val="none" w:sz="0" w:space="0" w:color="auto"/>
            <w:right w:val="none" w:sz="0" w:space="0" w:color="auto"/>
          </w:divBdr>
          <w:divsChild>
            <w:div w:id="3875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50560">
      <w:bodyDiv w:val="1"/>
      <w:marLeft w:val="0"/>
      <w:marRight w:val="0"/>
      <w:marTop w:val="0"/>
      <w:marBottom w:val="0"/>
      <w:divBdr>
        <w:top w:val="none" w:sz="0" w:space="0" w:color="auto"/>
        <w:left w:val="none" w:sz="0" w:space="0" w:color="auto"/>
        <w:bottom w:val="none" w:sz="0" w:space="0" w:color="auto"/>
        <w:right w:val="none" w:sz="0" w:space="0" w:color="auto"/>
      </w:divBdr>
      <w:divsChild>
        <w:div w:id="1128862436">
          <w:marLeft w:val="0"/>
          <w:marRight w:val="0"/>
          <w:marTop w:val="0"/>
          <w:marBottom w:val="0"/>
          <w:divBdr>
            <w:top w:val="none" w:sz="0" w:space="0" w:color="auto"/>
            <w:left w:val="none" w:sz="0" w:space="0" w:color="auto"/>
            <w:bottom w:val="none" w:sz="0" w:space="0" w:color="auto"/>
            <w:right w:val="none" w:sz="0" w:space="0" w:color="auto"/>
          </w:divBdr>
          <w:divsChild>
            <w:div w:id="14468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5648">
      <w:bodyDiv w:val="1"/>
      <w:marLeft w:val="0"/>
      <w:marRight w:val="0"/>
      <w:marTop w:val="0"/>
      <w:marBottom w:val="0"/>
      <w:divBdr>
        <w:top w:val="none" w:sz="0" w:space="0" w:color="auto"/>
        <w:left w:val="none" w:sz="0" w:space="0" w:color="auto"/>
        <w:bottom w:val="none" w:sz="0" w:space="0" w:color="auto"/>
        <w:right w:val="none" w:sz="0" w:space="0" w:color="auto"/>
      </w:divBdr>
      <w:divsChild>
        <w:div w:id="1287007157">
          <w:marLeft w:val="0"/>
          <w:marRight w:val="0"/>
          <w:marTop w:val="0"/>
          <w:marBottom w:val="0"/>
          <w:divBdr>
            <w:top w:val="none" w:sz="0" w:space="0" w:color="auto"/>
            <w:left w:val="none" w:sz="0" w:space="0" w:color="auto"/>
            <w:bottom w:val="none" w:sz="0" w:space="0" w:color="auto"/>
            <w:right w:val="none" w:sz="0" w:space="0" w:color="auto"/>
          </w:divBdr>
          <w:divsChild>
            <w:div w:id="15416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7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youtube.com/watch?v=dq1z9t03mXI" TargetMode="External"/><Relationship Id="rId3" Type="http://schemas.openxmlformats.org/officeDocument/2006/relationships/styles" Target="styles.xml"/><Relationship Id="rId21" Type="http://schemas.openxmlformats.org/officeDocument/2006/relationships/hyperlink" Target="https://www.adafruit.com/product/5046"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start.spring.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raspberrypi.com/documentation/computers/os.html" TargetMode="External"/><Relationship Id="rId29" Type="http://schemas.openxmlformats.org/officeDocument/2006/relationships/hyperlink" Target="https://github.com/adafruit/Adafruit_BME6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raspberrypi.com/software/"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adafruit.com/product/4397" TargetMode="External"/><Relationship Id="rId28" Type="http://schemas.openxmlformats.org/officeDocument/2006/relationships/hyperlink" Target="https://learn.adafruit.com/adafruit-bme680-humidity-temperature-barometic-pressure-voc-gas/python-circuitpython" TargetMode="External"/><Relationship Id="rId10" Type="http://schemas.openxmlformats.org/officeDocument/2006/relationships/footer" Target="footer3.xml"/><Relationship Id="rId19" Type="http://schemas.openxmlformats.org/officeDocument/2006/relationships/hyperlink" Target="https://www.raspberrypi.com/products/raspberry-pi-3-model-b-plu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hyperlink" Target="https://cdn-shop.adafruit.com/product-files/3660/BME680.pdf" TargetMode="External"/><Relationship Id="rId27" Type="http://schemas.openxmlformats.org/officeDocument/2006/relationships/hyperlink" Target="https://www.pi4j.com/" TargetMode="External"/><Relationship Id="rId30" Type="http://schemas.openxmlformats.org/officeDocument/2006/relationships/hyperlink" Target="https://spring.io/quickstar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a:gradFill>
      </a:fillStyleLst>
      <a:lnStyleLst>
        <a:ln w="6350" cap="flat" cmpd="sng" algn="ctr">
          <a:prstDash val="solid"/>
          <a:miter lim="800"/>
        </a:ln>
        <a:ln w="12700" cap="flat" cmpd="sng" algn="ctr">
          <a:prstDash val="solid"/>
          <a:miter lim="800"/>
        </a:ln>
        <a:ln w="1905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5</Pages>
  <Words>4023</Words>
  <Characters>24102</Characters>
  <Application>Microsoft Office Word</Application>
  <DocSecurity>0</DocSecurity>
  <Lines>651</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8B Final Report</dc:title>
  <dc:creator>Jack</dc:creator>
  <cp:lastModifiedBy>John Maksuta</cp:lastModifiedBy>
  <cp:revision>45</cp:revision>
  <cp:lastPrinted>2024-11-01T00:30:00Z</cp:lastPrinted>
  <dcterms:created xsi:type="dcterms:W3CDTF">2024-11-17T16:31:00Z</dcterms:created>
  <dcterms:modified xsi:type="dcterms:W3CDTF">2024-11-21T00:16:00Z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2024-10-26T03:00:00Z</dcterms:created>
  <dc:creator>IEEE</dc:creator>
  <dc:description/>
  <dc:language>en-US</dc:language>
  <cp:lastModifiedBy/>
  <dcterms:modified xsi:type="dcterms:W3CDTF">2024-10-31T09:09:16Z</dcterms:modified>
  <cp:revision>62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959f1f794fc029325ce8e08d743ce1b8a5012b46d11e13d371e8e4da209e2ead</vt:lpwstr>
  </property>
</Properties>
</file>